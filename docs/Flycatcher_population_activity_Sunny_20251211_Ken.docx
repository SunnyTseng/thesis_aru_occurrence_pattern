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EFAD" w14:textId="2B3F1F8F" w:rsidR="00592B17" w:rsidRPr="00592B17" w:rsidRDefault="00592B17" w:rsidP="00592B17">
      <w:pPr>
        <w:jc w:val="center"/>
        <w:rPr>
          <w:b/>
          <w:bCs/>
          <w:lang w:val="en-CA"/>
        </w:rPr>
      </w:pPr>
      <w:del w:id="0" w:author="Ken Otter" w:date="2025-12-17T16:28:00Z" w16du:dateUtc="2025-12-18T00:28:00Z">
        <w:r w:rsidRPr="00592B17" w:rsidDel="00A0317B">
          <w:rPr>
            <w:b/>
            <w:bCs/>
            <w:lang w:val="en-CA"/>
          </w:rPr>
          <w:delText xml:space="preserve">Integrating </w:delText>
        </w:r>
      </w:del>
      <w:ins w:id="1" w:author="Ken Otter" w:date="2025-12-17T16:28:00Z" w16du:dateUtc="2025-12-18T00:28:00Z">
        <w:r w:rsidR="00A0317B">
          <w:rPr>
            <w:b/>
            <w:bCs/>
            <w:lang w:val="en-CA"/>
          </w:rPr>
          <w:t>Using</w:t>
        </w:r>
        <w:r w:rsidR="00A0317B" w:rsidRPr="00592B17">
          <w:rPr>
            <w:b/>
            <w:bCs/>
            <w:lang w:val="en-CA"/>
          </w:rPr>
          <w:t xml:space="preserve"> </w:t>
        </w:r>
      </w:ins>
      <w:r w:rsidRPr="00592B17">
        <w:rPr>
          <w:b/>
          <w:bCs/>
          <w:lang w:val="en-CA"/>
        </w:rPr>
        <w:t>passive acoustic monitoring and modelling to quantify seasonal and habitat-driven vocal activity of Olive-sided Flycatchers</w:t>
      </w:r>
    </w:p>
    <w:p w14:paraId="464F594B" w14:textId="384E9A0C" w:rsidR="00690593" w:rsidRPr="005C438F" w:rsidRDefault="00FE6BB5" w:rsidP="003F2933">
      <w:pPr>
        <w:pStyle w:val="Heading1"/>
      </w:pPr>
      <w:r>
        <w:t>Abstract</w:t>
      </w:r>
    </w:p>
    <w:p w14:paraId="2BBDC8B0" w14:textId="4F62B553" w:rsidR="00E8248A" w:rsidRDefault="00B7531D" w:rsidP="00B7531D">
      <w:pPr>
        <w:rPr>
          <w:rFonts w:eastAsiaTheme="majorEastAsia" w:cstheme="majorBidi"/>
          <w:b/>
          <w:szCs w:val="32"/>
        </w:rPr>
      </w:pPr>
      <w:r w:rsidRPr="00B7531D">
        <w:t>Bird vocalizations are a primary cue for detecting many species; however, species-specific spatiotemporal variation in singing behaviour can bias survey results, particularly when community monitoring programs rely on a single, standardized protocol across multiple species. We used three years of passive acoustic monitoring (PAM) in the John Prince Research Forest, British Columbia, combined with BirdNET automated detections, to quantify seasonal and habitat-related patterns in Olive-sided Flycatcher (</w:t>
      </w:r>
      <w:r w:rsidRPr="00B7531D">
        <w:rPr>
          <w:i/>
          <w:iCs/>
        </w:rPr>
        <w:t>Contopus cooperi</w:t>
      </w:r>
      <w:r w:rsidRPr="00B7531D">
        <w:t xml:space="preserve">) vocal activity. Generalized additive models revealed a pronounced peak in detections in mid-June, followed by a smaller secondary peak in mid-July, with modest interannual variation in timing and magnitude. </w:t>
      </w:r>
      <w:commentRangeStart w:id="2"/>
      <w:r w:rsidRPr="00B7531D">
        <w:t xml:space="preserve">Occupancy modelling showed that </w:t>
      </w:r>
      <w:ins w:id="3" w:author="Ken Otter" w:date="2025-12-17T16:29:00Z" w16du:dateUtc="2025-12-18T00:29:00Z">
        <w:r w:rsidR="00F3743B" w:rsidRPr="00B7531D">
          <w:t xml:space="preserve">stands </w:t>
        </w:r>
        <w:r w:rsidR="00F3743B">
          <w:t xml:space="preserve">with a </w:t>
        </w:r>
      </w:ins>
      <w:r w:rsidRPr="00B7531D">
        <w:t xml:space="preserve">dense </w:t>
      </w:r>
      <w:del w:id="4" w:author="Ken Otter" w:date="2025-12-17T16:29:00Z" w16du:dateUtc="2025-12-18T00:29:00Z">
        <w:r w:rsidRPr="00B7531D" w:rsidDel="00F3743B">
          <w:delText>high</w:delText>
        </w:r>
      </w:del>
      <w:ins w:id="5" w:author="Ken Otter" w:date="2025-12-17T16:29:00Z" w16du:dateUtc="2025-12-18T00:29:00Z">
        <w:r w:rsidR="00F3743B">
          <w:t>upper</w:t>
        </w:r>
      </w:ins>
      <w:r w:rsidRPr="00B7531D">
        <w:t xml:space="preserve">-canopy </w:t>
      </w:r>
      <w:del w:id="6" w:author="Ken Otter" w:date="2025-12-17T16:29:00Z" w16du:dateUtc="2025-12-18T00:29:00Z">
        <w:r w:rsidRPr="00B7531D" w:rsidDel="00F3743B">
          <w:delText xml:space="preserve">stands </w:delText>
        </w:r>
      </w:del>
      <w:r w:rsidRPr="00B7531D">
        <w:t xml:space="preserve">reduced site use, while dense </w:t>
      </w:r>
      <w:del w:id="7" w:author="Ken Otter" w:date="2025-12-17T16:30:00Z" w16du:dateUtc="2025-12-18T00:30:00Z">
        <w:r w:rsidRPr="00B7531D" w:rsidDel="00716A0A">
          <w:delText>low</w:delText>
        </w:r>
      </w:del>
      <w:ins w:id="8" w:author="Ken Otter" w:date="2025-12-17T16:30:00Z" w16du:dateUtc="2025-12-18T00:30:00Z">
        <w:r w:rsidR="00716A0A">
          <w:t>lower</w:t>
        </w:r>
      </w:ins>
      <w:r w:rsidRPr="00B7531D">
        <w:t xml:space="preserve">-canopy vegetation slightly lowered detectability. </w:t>
      </w:r>
      <w:commentRangeEnd w:id="2"/>
      <w:r w:rsidR="008C0A3D" w:rsidRPr="00B7531D">
        <w:rPr>
          <w:rStyle w:val="CommentReference"/>
          <w:sz w:val="24"/>
          <w:szCs w:val="24"/>
        </w:rPr>
        <w:commentReference w:id="2"/>
      </w:r>
      <w:r w:rsidRPr="00B7531D">
        <w:t xml:space="preserve">These findings identify optimal periods and habitats for </w:t>
      </w:r>
      <w:ins w:id="9" w:author="Ken Otter" w:date="2025-12-18T10:52:00Z" w16du:dateUtc="2025-12-18T18:52:00Z">
        <w:r w:rsidR="00A66D4C">
          <w:t xml:space="preserve">conducting </w:t>
        </w:r>
      </w:ins>
      <w:del w:id="10" w:author="Ken Otter" w:date="2025-12-17T16:48:00Z" w16du:dateUtc="2025-12-18T00:48:00Z">
        <w:r w:rsidRPr="00B7531D" w:rsidDel="009B3D06">
          <w:delText>OSFL</w:delText>
        </w:r>
      </w:del>
      <w:ins w:id="11" w:author="Ken Otter" w:date="2025-12-18T10:47:00Z" w16du:dateUtc="2025-12-18T18:47:00Z">
        <w:r w:rsidR="0079688E">
          <w:t>Olive-sided Flycatcher</w:t>
        </w:r>
      </w:ins>
      <w:r w:rsidRPr="00B7531D">
        <w:t xml:space="preserve"> surveys</w:t>
      </w:r>
      <w:ins w:id="12" w:author="Ken Otter" w:date="2025-12-18T10:52:00Z" w16du:dateUtc="2025-12-18T18:52:00Z">
        <w:r w:rsidR="00A66D4C">
          <w:t xml:space="preserve">, </w:t>
        </w:r>
        <w:r w:rsidR="007E2F2B">
          <w:t>allowing finer-grained assessments of population status</w:t>
        </w:r>
      </w:ins>
      <w:r w:rsidRPr="00B7531D">
        <w:t>. Overall, our study demonstrates that PAM can effectively capture species-specific temporal and spatial activity patterns, providing data-driven insights to refine survey design, improve detection, and support informed conservation decisions.</w:t>
      </w:r>
      <w:r w:rsidR="00E8248A">
        <w:br w:type="page"/>
      </w:r>
    </w:p>
    <w:p w14:paraId="52BEFFF0" w14:textId="77777777" w:rsidR="00C5599F" w:rsidRDefault="00C5599F" w:rsidP="00C5599F">
      <w:pPr>
        <w:pStyle w:val="Heading1"/>
      </w:pPr>
      <w:r>
        <w:lastRenderedPageBreak/>
        <w:t>Introduction</w:t>
      </w:r>
    </w:p>
    <w:p w14:paraId="25D9A1B0" w14:textId="3D662B11" w:rsidR="00F264C4" w:rsidRDefault="00D3089C" w:rsidP="00B7531D">
      <w:r w:rsidRPr="00D3089C">
        <w:t xml:space="preserve">Bird vocalizations play a central role in </w:t>
      </w:r>
      <w:ins w:id="13" w:author="Ken Otter" w:date="2025-12-17T16:31:00Z" w16du:dateUtc="2025-12-18T00:31:00Z">
        <w:r w:rsidR="004B619F">
          <w:t>inter</w:t>
        </w:r>
        <w:r w:rsidR="00FA22C0">
          <w:t xml:space="preserve">- and intra-sexual </w:t>
        </w:r>
      </w:ins>
      <w:r w:rsidRPr="00D3089C">
        <w:t xml:space="preserve">communication, </w:t>
      </w:r>
      <w:ins w:id="14" w:author="Ken Otter" w:date="2025-12-17T16:31:00Z" w16du:dateUtc="2025-12-18T00:31:00Z">
        <w:r w:rsidR="00FA22C0">
          <w:t xml:space="preserve">facilitating </w:t>
        </w:r>
      </w:ins>
      <w:r w:rsidRPr="00D3089C">
        <w:t xml:space="preserve">territory </w:t>
      </w:r>
      <w:del w:id="15" w:author="Ken Otter" w:date="2025-12-17T16:30:00Z" w16du:dateUtc="2025-12-18T00:30:00Z">
        <w:r w:rsidRPr="00D3089C" w:rsidDel="00F0197F">
          <w:delText>defence</w:delText>
        </w:r>
      </w:del>
      <w:ins w:id="16" w:author="Ken Otter" w:date="2025-12-17T16:30:00Z" w16du:dateUtc="2025-12-18T00:30:00Z">
        <w:r w:rsidR="00F0197F" w:rsidRPr="00D3089C">
          <w:t>defense</w:t>
        </w:r>
      </w:ins>
      <w:r w:rsidRPr="00D3089C">
        <w:t>, mate attraction, and social interactions</w:t>
      </w:r>
      <w:del w:id="17" w:author="Ken Otter" w:date="2025-12-17T16:32:00Z" w16du:dateUtc="2025-12-18T00:32:00Z">
        <w:r w:rsidRPr="00D3089C" w:rsidDel="00FA22C0">
          <w:delText>, making</w:delText>
        </w:r>
      </w:del>
      <w:ins w:id="18" w:author="Ken Otter" w:date="2025-12-17T16:32:00Z" w16du:dateUtc="2025-12-18T00:32:00Z">
        <w:r w:rsidR="00FA22C0">
          <w:t xml:space="preserve">; </w:t>
        </w:r>
        <w:r w:rsidR="005331F0">
          <w:t>this prevalence of</w:t>
        </w:r>
      </w:ins>
      <w:r w:rsidRPr="00D3089C">
        <w:t xml:space="preserve"> acoustic </w:t>
      </w:r>
      <w:del w:id="19" w:author="Ken Otter" w:date="2025-12-17T16:33:00Z" w16du:dateUtc="2025-12-18T00:33:00Z">
        <w:r w:rsidRPr="00D3089C" w:rsidDel="00CF3BD1">
          <w:delText xml:space="preserve">cues the primary means </w:delText>
        </w:r>
        <w:r w:rsidDel="00CF3BD1">
          <w:delText>that</w:delText>
        </w:r>
        <w:r w:rsidRPr="00D3089C" w:rsidDel="00CF3BD1">
          <w:delText xml:space="preserve"> many</w:delText>
        </w:r>
      </w:del>
      <w:ins w:id="20" w:author="Ken Otter" w:date="2025-12-17T16:33:00Z" w16du:dateUtc="2025-12-18T00:33:00Z">
        <w:r w:rsidR="00CF3BD1">
          <w:t xml:space="preserve">signalling helps facilitate the detection of </w:t>
        </w:r>
        <w:r w:rsidR="0026531C">
          <w:t>many</w:t>
        </w:r>
      </w:ins>
      <w:r w:rsidRPr="00D3089C">
        <w:t xml:space="preserve"> species </w:t>
      </w:r>
      <w:del w:id="21" w:author="Ken Otter" w:date="2025-12-17T16:33:00Z" w16du:dateUtc="2025-12-18T00:33:00Z">
        <w:r w:rsidRPr="00D3089C" w:rsidDel="0026531C">
          <w:delText xml:space="preserve">are detected </w:delText>
        </w:r>
      </w:del>
      <w:r w:rsidRPr="00D3089C">
        <w:t xml:space="preserve">during </w:t>
      </w:r>
      <w:ins w:id="22" w:author="Ken Otter" w:date="2025-12-17T16:33:00Z" w16du:dateUtc="2025-12-18T00:33:00Z">
        <w:r w:rsidR="0026531C">
          <w:t xml:space="preserve">audio-based </w:t>
        </w:r>
      </w:ins>
      <w:r w:rsidRPr="00D3089C">
        <w:t>surveys</w:t>
      </w:r>
      <w:r w:rsidR="00F264C4">
        <w:t xml:space="preserve"> </w:t>
      </w:r>
      <w:r w:rsidR="00712D4A">
        <w:rPr>
          <w:color w:val="EE0000"/>
        </w:rPr>
        <w:fldChar w:fldCharType="begin"/>
      </w:r>
      <w:r w:rsidR="00712D4A">
        <w:rPr>
          <w:color w:val="EE0000"/>
        </w:rPr>
        <w:instrText xml:space="preserve"> ADDIN ZOTERO_ITEM CSL_CITATION {"citationID":"wZgtrGBo","properties":{"formattedCitation":"(Dawson and Efford 2009)","plainCitation":"(Dawson and Efford 2009)","noteIndex":0},"citationItems":[{"id":328,"uris":["http://zotero.org/users/12201677/items/CTGQH286","http://zotero.org/users/12201677/items/M6Q28F6Z"],"itemData":{"id":328,"type":"article-journal","abstract":"1. Many animal species are detected primarily by sound. Although songs, calls and other sounds are often used for population assessment, as in bird point counts and hydrophone surveys of cetaceans, there are few rigorous methods for estimating population density from acoustic data. 2. The problem has several parts – distinguishing individuals, adjusting for individuals that are missed, and adjusting for the area sampled. Spatially explicit capture–recapture (SECR) is a statistical methodology that addresses jointly the second and third parts of the problem. We have extended SECR to use uncalibrated information from acoustic signals on the distance to each source. 3. We applied this extension of SECR to data from an acoustic survey of ovenbird Seiurus aurocapilla density in an eastern US deciduous forest with multiple four-microphone arrays. We modelled average power from spectrograms of ovenbird songs measured within a window of 0·7 s duration and frequencies between 4200 and 5200 Hz. 4. The resulting estimates of the density of singing males (0·19 ha−1 SE 0·03 ha−1) were consistent with estimates of the adult male population density from mist-netting (0·36 ha−1 SE 0·12 ha−1). The fitted model predicts sound attenuation of 0·11 dB m−1 (SE 0·01 dB m−1) in excess of losses from spherical spreading. 5. Synthesis and applications. Our method for estimating animal population density from acoustic signals fills a gap in the census methods available for visually cryptic but vocal taxa, including many species of bird and cetacean. The necessary equipment is simple and readily available; as few as two microphones may provide adequate estimates, given spatial replication. The method requires that individuals detected at the same place are acoustically distinguishable and all individuals vocalize during the recording interval, or that the per capita rate of vocalization is known. We believe these requirements can be met, with suitable field methods, for a significant number of songbird species.","container-title":"Journal of Applied Ecology","DOI":"10.1111/j.1365-2664.2009.01731.x","ISSN":"1365-2664","issue":"6","language":"en","license":"© 2009 The Authors. Journal compilation © 2009 British Ecological Society","note":"_eprint: https://besjournals.onlinelibrary.wiley.com/doi/pdf/10.1111/j.1365-2664.2009.01731.x","page":"1201-1209","source":"Wiley Online Library","title":"Bird population density estimated from acoustic signals","volume":"46","author":[{"family":"Dawson","given":"Deanna K."},{"family":"Efford","given":"Murray G."}],"issued":{"date-parts":[["2009"]]}}}],"schema":"https://github.com/citation-style-language/schema/raw/master/csl-citation.json"} </w:instrText>
      </w:r>
      <w:r w:rsidR="00712D4A">
        <w:rPr>
          <w:color w:val="EE0000"/>
        </w:rPr>
        <w:fldChar w:fldCharType="separate"/>
      </w:r>
      <w:r w:rsidR="00712D4A" w:rsidRPr="00712D4A">
        <w:t>(Dawson and Efford 2009)</w:t>
      </w:r>
      <w:r w:rsidR="00712D4A">
        <w:rPr>
          <w:color w:val="EE0000"/>
        </w:rPr>
        <w:fldChar w:fldCharType="end"/>
      </w:r>
      <w:r w:rsidRPr="00D3089C">
        <w:t xml:space="preserve">. Because vocal activity varies across </w:t>
      </w:r>
      <w:ins w:id="23" w:author="Ken Otter" w:date="2025-12-17T16:33:00Z" w16du:dateUtc="2025-12-18T00:33:00Z">
        <w:r w:rsidR="0026531C">
          <w:t xml:space="preserve">both </w:t>
        </w:r>
      </w:ins>
      <w:r w:rsidRPr="00D3089C">
        <w:t>seasons</w:t>
      </w:r>
      <w:del w:id="24" w:author="Ken Otter" w:date="2025-12-17T16:33:00Z" w16du:dateUtc="2025-12-18T00:33:00Z">
        <w:r w:rsidR="00327BD8" w:rsidDel="0026531C">
          <w:delText>,</w:delText>
        </w:r>
        <w:r w:rsidRPr="00D3089C" w:rsidDel="0026531C">
          <w:delText xml:space="preserve"> </w:delText>
        </w:r>
      </w:del>
      <w:ins w:id="25" w:author="Ken Otter" w:date="2025-12-17T16:33:00Z" w16du:dateUtc="2025-12-18T00:33:00Z">
        <w:r w:rsidR="0026531C">
          <w:t xml:space="preserve"> </w:t>
        </w:r>
      </w:ins>
      <w:r w:rsidRPr="00D3089C">
        <w:t xml:space="preserve">and habitat types, </w:t>
      </w:r>
      <w:r w:rsidR="00327BD8">
        <w:t>the probability of detecting a species</w:t>
      </w:r>
      <w:r w:rsidRPr="00D3089C">
        <w:t xml:space="preserve"> is closely tied to the underlying spatiotemporal patterns of </w:t>
      </w:r>
      <w:ins w:id="26" w:author="Ken Otter" w:date="2025-12-17T16:34:00Z" w16du:dateUtc="2025-12-18T00:34:00Z">
        <w:r w:rsidR="00387F36">
          <w:t xml:space="preserve">their </w:t>
        </w:r>
      </w:ins>
      <w:r w:rsidRPr="00D3089C">
        <w:t xml:space="preserve">vocal behaviour. These patterns can differ substantially among species: some </w:t>
      </w:r>
      <w:ins w:id="27" w:author="Ken Otter" w:date="2025-12-17T16:34:00Z" w16du:dateUtc="2025-12-18T00:34:00Z">
        <w:r w:rsidR="007101B6">
          <w:t xml:space="preserve">species </w:t>
        </w:r>
      </w:ins>
      <w:r w:rsidRPr="00D3089C">
        <w:t>vocalize intensely during narrow dawn windows, whereas others sing at lower levels throughout the da</w:t>
      </w:r>
      <w:r w:rsidR="00327BD8">
        <w:t>y</w:t>
      </w:r>
      <w:r w:rsidRPr="00D3089C">
        <w:t xml:space="preserve">; </w:t>
      </w:r>
      <w:ins w:id="28" w:author="Ken Otter" w:date="2025-12-17T16:34:00Z" w16du:dateUtc="2025-12-18T00:34:00Z">
        <w:r w:rsidR="00432F98">
          <w:t xml:space="preserve">and, </w:t>
        </w:r>
      </w:ins>
      <w:r w:rsidRPr="00D3089C">
        <w:t>some begin breeding and vocalizing early in the year, while others peak later in the season</w:t>
      </w:r>
      <w:r w:rsidR="00F264C4">
        <w:t xml:space="preserve"> </w:t>
      </w:r>
      <w:r w:rsidR="00327BD8">
        <w:fldChar w:fldCharType="begin"/>
      </w:r>
      <w:r w:rsidR="00327BD8">
        <w:instrText xml:space="preserve"> ADDIN ZOTERO_ITEM CSL_CITATION {"citationID":"nB9Actex","properties":{"formattedCitation":"(Singer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327BD8">
        <w:fldChar w:fldCharType="separate"/>
      </w:r>
      <w:r w:rsidR="00327BD8" w:rsidRPr="00327BD8">
        <w:t>(Singer et al. 2025)</w:t>
      </w:r>
      <w:r w:rsidR="00327BD8">
        <w:fldChar w:fldCharType="end"/>
      </w:r>
      <w:r w:rsidRPr="00D3089C">
        <w:t xml:space="preserve">. Consequently, understanding when and where species vocalize is fundamental for designing effective survey strategies </w:t>
      </w:r>
      <w:del w:id="29" w:author="Ken Otter" w:date="2025-12-17T16:35:00Z" w16du:dateUtc="2025-12-18T00:35:00Z">
        <w:r w:rsidRPr="00D3089C" w:rsidDel="00432F98">
          <w:delText xml:space="preserve">and </w:delText>
        </w:r>
      </w:del>
      <w:ins w:id="30" w:author="Ken Otter" w:date="2025-12-17T16:35:00Z" w16du:dateUtc="2025-12-18T00:35:00Z">
        <w:r w:rsidR="00432F98">
          <w:t xml:space="preserve">that allow </w:t>
        </w:r>
      </w:ins>
      <w:r w:rsidRPr="00D3089C">
        <w:t>accurate</w:t>
      </w:r>
      <w:del w:id="31" w:author="Ken Otter" w:date="2025-12-17T16:35:00Z" w16du:dateUtc="2025-12-18T00:35:00Z">
        <w:r w:rsidRPr="00D3089C" w:rsidDel="00432F98">
          <w:delText>ly</w:delText>
        </w:r>
      </w:del>
      <w:r w:rsidRPr="00D3089C">
        <w:t xml:space="preserve"> monitoring</w:t>
      </w:r>
      <w:ins w:id="32" w:author="Ken Otter" w:date="2025-12-17T16:36:00Z" w16du:dateUtc="2025-12-18T00:36:00Z">
        <w:r w:rsidR="00432F98">
          <w:t xml:space="preserve"> of</w:t>
        </w:r>
      </w:ins>
      <w:r w:rsidRPr="00D3089C">
        <w:t xml:space="preserve"> populations over long-term and large spatial scales.</w:t>
      </w:r>
    </w:p>
    <w:p w14:paraId="60D1141E" w14:textId="54FAD89A" w:rsidR="000C740D" w:rsidRPr="00C5008F" w:rsidRDefault="00F264C4" w:rsidP="00F264C4">
      <w:pPr>
        <w:rPr>
          <w:color w:val="000000" w:themeColor="text1"/>
        </w:rPr>
      </w:pPr>
      <w:r w:rsidRPr="00F264C4">
        <w:rPr>
          <w:color w:val="000000" w:themeColor="text1"/>
        </w:rPr>
        <w:t>North America benefits from several long-term, large-scale bird monitoring initiatives that combine the efforts of professional biologists and community scientists. Structured programs such as the Breeding Bird Survey</w:t>
      </w:r>
      <w:r w:rsidR="00C5008F">
        <w:rPr>
          <w:color w:val="000000" w:themeColor="text1"/>
        </w:rPr>
        <w:t xml:space="preserve"> (</w:t>
      </w:r>
      <w:hyperlink r:id="rId11" w:history="1">
        <w:r w:rsidR="00C5008F" w:rsidRPr="00F53C87">
          <w:rPr>
            <w:rStyle w:val="Hyperlink"/>
          </w:rPr>
          <w:t>https://www.birdscanada.org/bird-science/breeding-bird-survey</w:t>
        </w:r>
      </w:hyperlink>
      <w:r w:rsidR="00C5008F">
        <w:rPr>
          <w:color w:val="000000" w:themeColor="text1"/>
        </w:rPr>
        <w:t xml:space="preserve">) </w:t>
      </w:r>
      <w:r w:rsidRPr="00F264C4">
        <w:rPr>
          <w:color w:val="000000" w:themeColor="text1"/>
        </w:rPr>
        <w:t>and Christmas Bird Count</w:t>
      </w:r>
      <w:r w:rsidR="00C5008F">
        <w:rPr>
          <w:color w:val="000000" w:themeColor="text1"/>
        </w:rPr>
        <w:t xml:space="preserve"> (</w:t>
      </w:r>
      <w:hyperlink r:id="rId12" w:history="1">
        <w:r w:rsidR="00C5008F" w:rsidRPr="00F53C87">
          <w:rPr>
            <w:rStyle w:val="Hyperlink"/>
          </w:rPr>
          <w:t>https://www.birdscanada.org/bird-science/christmas-bird-count</w:t>
        </w:r>
      </w:hyperlink>
      <w:r w:rsidR="00C5008F">
        <w:rPr>
          <w:color w:val="000000" w:themeColor="text1"/>
        </w:rPr>
        <w:t>)</w:t>
      </w:r>
      <w:r w:rsidRPr="00F264C4">
        <w:rPr>
          <w:color w:val="000000" w:themeColor="text1"/>
        </w:rPr>
        <w:t xml:space="preserve"> follow standardized protocols that define survey windows, routes, and sampling effort, ensuring consistency and comparability across years. In parallel, flexible platforms like eBird</w:t>
      </w:r>
      <w:r w:rsidR="00C5008F">
        <w:rPr>
          <w:color w:val="000000" w:themeColor="text1"/>
        </w:rPr>
        <w:t xml:space="preserve"> (</w:t>
      </w:r>
      <w:hyperlink r:id="rId13" w:history="1">
        <w:r w:rsidR="00C5008F" w:rsidRPr="00F53C87">
          <w:rPr>
            <w:rStyle w:val="Hyperlink"/>
          </w:rPr>
          <w:t>https://ebird.org</w:t>
        </w:r>
      </w:hyperlink>
      <w:r w:rsidR="00C5008F">
        <w:rPr>
          <w:color w:val="000000" w:themeColor="text1"/>
        </w:rPr>
        <w:t xml:space="preserve">) </w:t>
      </w:r>
      <w:r w:rsidRPr="00F264C4">
        <w:rPr>
          <w:color w:val="000000" w:themeColor="text1"/>
        </w:rPr>
        <w:t>and FeederWatch</w:t>
      </w:r>
      <w:r>
        <w:rPr>
          <w:color w:val="000000" w:themeColor="text1"/>
        </w:rPr>
        <w:t xml:space="preserve"> </w:t>
      </w:r>
      <w:r w:rsidR="00C5008F" w:rsidRPr="00C5008F">
        <w:rPr>
          <w:color w:val="000000" w:themeColor="text1"/>
        </w:rPr>
        <w:t>(</w:t>
      </w:r>
      <w:hyperlink r:id="rId14" w:history="1">
        <w:r w:rsidR="00C5008F" w:rsidRPr="00C5008F">
          <w:rPr>
            <w:rStyle w:val="Hyperlink"/>
          </w:rPr>
          <w:t>www.feederwatch.org</w:t>
        </w:r>
      </w:hyperlink>
      <w:r w:rsidR="00C5008F" w:rsidRPr="00C5008F">
        <w:rPr>
          <w:color w:val="000000" w:themeColor="text1"/>
        </w:rPr>
        <w:t>)</w:t>
      </w:r>
      <w:r w:rsidRPr="00F264C4">
        <w:rPr>
          <w:color w:val="000000" w:themeColor="text1"/>
        </w:rPr>
        <w:t xml:space="preserve"> allow participants to record birds opportunistically across diverse locations and times, generating extensive datasets. Together, these initiatives have transformed our understanding of bird distributions and population </w:t>
      </w:r>
      <w:commentRangeStart w:id="33"/>
      <w:r w:rsidRPr="00F264C4">
        <w:rPr>
          <w:color w:val="000000" w:themeColor="text1"/>
        </w:rPr>
        <w:t>trends</w:t>
      </w:r>
      <w:commentRangeEnd w:id="33"/>
      <w:r w:rsidR="009B3D06" w:rsidRPr="00F264C4">
        <w:rPr>
          <w:rStyle w:val="CommentReference"/>
          <w:color w:val="000000" w:themeColor="text1"/>
          <w:sz w:val="24"/>
          <w:szCs w:val="24"/>
        </w:rPr>
        <w:commentReference w:id="33"/>
      </w:r>
      <w:r w:rsidRPr="00F264C4">
        <w:rPr>
          <w:color w:val="000000" w:themeColor="text1"/>
        </w:rPr>
        <w:t xml:space="preserve">, providing broad temporal and geographic coverage </w:t>
      </w:r>
      <w:r>
        <w:rPr>
          <w:color w:val="000000" w:themeColor="text1"/>
        </w:rPr>
        <w:t>of observations</w:t>
      </w:r>
      <w:r w:rsidRPr="00F264C4">
        <w:rPr>
          <w:color w:val="000000" w:themeColor="text1"/>
        </w:rPr>
        <w:t>.</w:t>
      </w:r>
    </w:p>
    <w:p w14:paraId="461AC8F8" w14:textId="29F661C0" w:rsidR="00F264C4" w:rsidRDefault="00F264C4" w:rsidP="00E34060">
      <w:pPr>
        <w:rPr>
          <w:color w:val="000000" w:themeColor="text1"/>
        </w:rPr>
      </w:pPr>
      <w:r w:rsidRPr="00F264C4">
        <w:rPr>
          <w:color w:val="000000" w:themeColor="text1"/>
        </w:rPr>
        <w:t xml:space="preserve">Although these monitoring programs provide essential long-term and broad-scale information, their survey windows and protocols are typically standardized </w:t>
      </w:r>
      <w:commentRangeStart w:id="34"/>
      <w:r w:rsidRPr="00F264C4">
        <w:rPr>
          <w:color w:val="000000" w:themeColor="text1"/>
        </w:rPr>
        <w:t>across species and regions</w:t>
      </w:r>
      <w:commentRangeEnd w:id="34"/>
      <w:r w:rsidR="009B3D06" w:rsidRPr="00F264C4">
        <w:rPr>
          <w:rStyle w:val="CommentReference"/>
          <w:color w:val="000000" w:themeColor="text1"/>
          <w:sz w:val="24"/>
          <w:szCs w:val="24"/>
        </w:rPr>
        <w:commentReference w:id="34"/>
      </w:r>
      <w:r w:rsidRPr="00F264C4">
        <w:rPr>
          <w:color w:val="000000" w:themeColor="text1"/>
        </w:rPr>
        <w:t>. Because these designs are informed by expert knowledge, convention, and logistical constraints, they do not always align with species-specific peaks in vocal activity</w:t>
      </w:r>
      <w:r>
        <w:rPr>
          <w:color w:val="000000" w:themeColor="text1"/>
        </w:rPr>
        <w:t xml:space="preserve"> </w:t>
      </w:r>
      <w:r w:rsidR="00C5008F">
        <w:rPr>
          <w:color w:val="000000" w:themeColor="text1"/>
        </w:rPr>
        <w:fldChar w:fldCharType="begin"/>
      </w:r>
      <w:r w:rsidR="00C5008F">
        <w:rPr>
          <w:color w:val="000000" w:themeColor="text1"/>
        </w:rPr>
        <w:instrText xml:space="preserve"> ADDIN ZOTERO_ITEM CSL_CITATION {"citationID":"SJLPcOIt","properties":{"formattedCitation":"(Singer et al. 2025)","plainCitation":"(Singer et al. 2025)","noteIndex":0},"citationItems":[{"id":339,"uris":["http://zotero.org/users/12201677/items/PGR4NNWF"],"itemData":{"id":339,"type":"article-journal","abstract":"Species identification and recording in breeding bird surveys vastly rely on the registration of avian calls and songs. Despite comprehensive expert knowledge on species-specific activity patterns, data-based analyses of vocal activity patterns are lacking. Recent advances in passive acoustic monitoring allow the direct measurement of bird vocal activity at very high temporal resolution. We conducted a comprehensive survey, recording 25,000 h of audio data at 256 forest sites in Lower Saxony, Germany, to investigate vocal activity patterns of the European forest bird community. Our results reveal a high degree of inter-specific variability in seasonal and diel vocal activity patterns, including strong circular patterns along the day–night cycle and a significant seasonal component. Comparing acoustic detectability to species-specific survey recommendations revealed critical temporal discrepancies for 64.2% of species, and standard protocols (sunrise to 4 h after sunrise) showed discrepancies for 41.5% of species. This highlights the potential for temporal survey optimization to reduce imperfect detection and increase accuracy and precision. Emphasis should be given to the hours before and after sunrise and also sunset for sampling less detectable species. Combining observer-based surveys with passive acoustic monitoring might leverage the strengths of both methods. Our results also emphasize the potential of continuous recording schedules in passive acoustic monitoring to capture diverse temporal patterns. This study provides a baseline for future research on vocal activity patterns across habitats, throughout the year, and regarding anthropogenic impacts. Our findings may raise awareness among ornithologists about the sources of variation in acoustic detectability and its implications for breeding bird surveys, highlighting potential for methodological adjustments in survey timing and consequences for carful interpretation of bird surveys.","container-title":"Journal of Ornithology","DOI":"10.1007/s10336-025-02307-y","ISSN":"2193-7206","journalAbbreviation":"J Ornithol","language":"en","source":"Springer Link","title":"Diel and seasonal vocal activity patterns revealed by passive acoustic monitoring suggest expert recommendations for breeding bird surveys need adjustment","URL":"https://doi.org/10.1007/s10336-025-02307-y","author":[{"family":"Singer","given":"David"},{"family":"Kamp","given":"Johannes"},{"family":"Hondong","given":"Hermann"},{"family":"Schuldt","given":"Andreas"},{"family":"Hagge","given":"Jonas"}],"accessed":{"date-parts":[["2025",12,10]]},"issued":{"date-parts":[["2025",7,9]]}}}],"schema":"https://github.com/citation-style-language/schema/raw/master/csl-citation.json"} </w:instrText>
      </w:r>
      <w:r w:rsidR="00C5008F">
        <w:rPr>
          <w:color w:val="000000" w:themeColor="text1"/>
        </w:rPr>
        <w:fldChar w:fldCharType="separate"/>
      </w:r>
      <w:r w:rsidR="00C5008F" w:rsidRPr="00C5008F">
        <w:t>(Singer et al. 2025)</w:t>
      </w:r>
      <w:r w:rsidR="00C5008F">
        <w:rPr>
          <w:color w:val="000000" w:themeColor="text1"/>
        </w:rPr>
        <w:fldChar w:fldCharType="end"/>
      </w:r>
      <w:r w:rsidRPr="00F264C4">
        <w:rPr>
          <w:color w:val="000000" w:themeColor="text1"/>
        </w:rPr>
        <w:t xml:space="preserve">. </w:t>
      </w:r>
      <w:r>
        <w:rPr>
          <w:color w:val="000000" w:themeColor="text1"/>
        </w:rPr>
        <w:t xml:space="preserve">However, </w:t>
      </w:r>
      <w:r w:rsidRPr="00F264C4">
        <w:rPr>
          <w:color w:val="000000" w:themeColor="text1"/>
        </w:rPr>
        <w:t xml:space="preserve">vocal activity is a primary driver </w:t>
      </w:r>
      <w:del w:id="35" w:author="Ken Otter" w:date="2025-12-17T16:40:00Z" w16du:dateUtc="2025-12-18T00:40:00Z">
        <w:r w:rsidRPr="00F264C4" w:rsidDel="00D240D9">
          <w:rPr>
            <w:color w:val="000000" w:themeColor="text1"/>
          </w:rPr>
          <w:delText xml:space="preserve">of </w:delText>
        </w:r>
      </w:del>
      <w:ins w:id="36" w:author="Ken Otter" w:date="2025-12-17T16:40:00Z" w16du:dateUtc="2025-12-18T00:40:00Z">
        <w:r w:rsidR="00D240D9">
          <w:rPr>
            <w:color w:val="000000" w:themeColor="text1"/>
          </w:rPr>
          <w:t xml:space="preserve">influencing the </w:t>
        </w:r>
      </w:ins>
      <w:r>
        <w:rPr>
          <w:color w:val="000000" w:themeColor="text1"/>
        </w:rPr>
        <w:t>probability of detection</w:t>
      </w:r>
      <w:r w:rsidRPr="00F264C4">
        <w:rPr>
          <w:color w:val="000000" w:themeColor="text1"/>
        </w:rPr>
        <w:t xml:space="preserve">, and mismatches between survey timing and </w:t>
      </w:r>
      <w:del w:id="37" w:author="Ken Otter" w:date="2025-12-17T16:40:00Z" w16du:dateUtc="2025-12-18T00:40:00Z">
        <w:r w:rsidRPr="00F264C4" w:rsidDel="000B66B1">
          <w:rPr>
            <w:color w:val="000000" w:themeColor="text1"/>
          </w:rPr>
          <w:delText xml:space="preserve">true </w:delText>
        </w:r>
      </w:del>
      <w:ins w:id="38" w:author="Ken Otter" w:date="2025-12-17T16:40:00Z" w16du:dateUtc="2025-12-18T00:40:00Z">
        <w:r w:rsidR="000B66B1">
          <w:rPr>
            <w:color w:val="000000" w:themeColor="text1"/>
          </w:rPr>
          <w:t>species-specific vocal</w:t>
        </w:r>
        <w:r w:rsidR="000B66B1" w:rsidRPr="00F264C4">
          <w:rPr>
            <w:color w:val="000000" w:themeColor="text1"/>
          </w:rPr>
          <w:t xml:space="preserve"> </w:t>
        </w:r>
      </w:ins>
      <w:r w:rsidRPr="00F264C4">
        <w:rPr>
          <w:color w:val="000000" w:themeColor="text1"/>
        </w:rPr>
        <w:t>activity patterns can introduce bias into trend estimates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{"citationID":"05ip4Qhl","properties":{"formattedCitation":"(Massimino et al. 2021)","plainCitation":"(Massimino et al. 2021)","noteIndex":0},"citationItems":[{"id":349,"uris":["http://zotero.org/users/12201677/items/E8P2FBYR"],"itemData":{"id":349,"type":"article-journal","abstract":"Citizen science monitoring of common birds often involves volunteers visiting selected survey locations twice per year, with interannual differences in the number of birds detected used to infer population trends. Two processes, changes in the timing of migration and breeding in response to climate change, and changes in the timing of surveys by volunteers, may cause variation in the number of birds detected, leading to biases in inferred population trends. We assessed the magnitude of potential biases using the UK Breeding Bird Survey, comparing survey timing, species phenologies and apparent trend biases between 1994–98 and 2013–17. To control for large-scale geographic effects, we focussed on a subset of 888 surveyed 1 km squares in South-East England. Survey dates became significantly earlier, advancing by 2–4 days on average. We calculated seasonal patterns of bird abundance for 68 species. After standardising these to remove long-term abundance trends, median detection dates were advanced by 0.82 days on average. At the species level, the majority of changes were ± 2 days and only five species showed a significant advancement in median detection date. However, species’ phenological changes alone are capable of inducing between an 8% suppression and 21% enhancement of species’ trends, although the majority are ± 2%. Effects of a similar magnitude are apparent if survey timings are also allowed to change, although different species are affected. Small modifications to the statistical model used to generate trends can control for changes in survey timing, but without additional survey visits, or using data from other sources, we cannot currently control for seasonal variation in detectability. Although the average effects shown here are small, biases could become increasingly important for some species, and we recommend organisers of biodiversity monitoring schemes assess whether their methods are resistant to variations in species phenology and survey timing.","container-title":"Journal of Ornithology","DOI":"10.1007/s10336-020-01821-5","ISSN":"2193-7206","issue":"1","journalAbbreviation":"J Ornithol","language":"en","page":"143-154","source":"Springer Link","title":"Phenological mismatch between breeding birds and their surveyors and implications for estimating population trends","volume":"162","author":[{"family":"Massimino","given":"Dario"},{"family":"Harris","given":"Sarah J."},{"family":"Gillings","given":"Simon"}],"issued":{"date-parts":[["2021",1,1]]}}}],"schema":"https://github.com/citation-style-language/schema/raw/master/csl-citation.json"} </w:instrText>
      </w:r>
      <w:r w:rsidR="008E679C">
        <w:rPr>
          <w:color w:val="000000" w:themeColor="text1"/>
        </w:rPr>
        <w:fldChar w:fldCharType="separate"/>
      </w:r>
      <w:r w:rsidR="008E679C" w:rsidRPr="008E679C">
        <w:t>(Massimino et al. 2021)</w:t>
      </w:r>
      <w:r w:rsidR="008E679C">
        <w:rPr>
          <w:color w:val="000000" w:themeColor="text1"/>
        </w:rPr>
        <w:fldChar w:fldCharType="end"/>
      </w:r>
      <w:r w:rsidRPr="00F264C4">
        <w:rPr>
          <w:color w:val="000000" w:themeColor="text1"/>
        </w:rPr>
        <w:t xml:space="preserve">. Even when survey protocols cannot be </w:t>
      </w:r>
      <w:r w:rsidRPr="00F264C4">
        <w:rPr>
          <w:color w:val="000000" w:themeColor="text1"/>
        </w:rPr>
        <w:lastRenderedPageBreak/>
        <w:t>modified, integrating independent, data-driven information on when</w:t>
      </w:r>
      <w:r w:rsidR="008E679C">
        <w:rPr>
          <w:color w:val="000000" w:themeColor="text1"/>
        </w:rPr>
        <w:t xml:space="preserve"> and where</w:t>
      </w:r>
      <w:r w:rsidRPr="00F264C4">
        <w:rPr>
          <w:color w:val="000000" w:themeColor="text1"/>
        </w:rPr>
        <w:t xml:space="preserve"> species are most vocally active can greatly improve the interpretation of existing datasets by clarifying periods of high and low probability</w:t>
      </w:r>
      <w:r>
        <w:rPr>
          <w:color w:val="000000" w:themeColor="text1"/>
        </w:rPr>
        <w:t xml:space="preserve"> of detection</w:t>
      </w:r>
      <w:r w:rsidRPr="00F264C4">
        <w:rPr>
          <w:color w:val="000000" w:themeColor="text1"/>
        </w:rPr>
        <w:t xml:space="preserve"> and identifying potential sources of bias</w:t>
      </w:r>
      <w:r w:rsidR="008E679C">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{"citationID":"pHAHamRX","properties":{"formattedCitation":"(Best 1981)","plainCitation":"(Best 1981)","noteIndex":0},"citationItems":[{"id":338,"uris":["http://zotero.org/users/12201677/items/ZUCFV6TL"],"itemData":{"id":338,"type":"article-journal","container-title":"Studies in Avian Biology","journalAbbreviation":"Studies in Avian Biology","page":"252-261","title":"Seasonal changes in detection of individual bird species","volume":"6","author":[{"family":"Best","given":"Louis B."}],"issued":{"date-parts":[["1981"]]}}}],"schema":"https://github.com/citation-style-language/schema/raw/master/csl-citation.json"} </w:instrText>
      </w:r>
      <w:r w:rsidR="008E679C">
        <w:rPr>
          <w:color w:val="000000" w:themeColor="text1"/>
        </w:rPr>
        <w:fldChar w:fldCharType="separate"/>
      </w:r>
      <w:r w:rsidR="008E679C" w:rsidRPr="008E679C">
        <w:t>(Best 1981)</w:t>
      </w:r>
      <w:r w:rsidR="008E679C">
        <w:rPr>
          <w:color w:val="000000" w:themeColor="text1"/>
        </w:rPr>
        <w:fldChar w:fldCharType="end"/>
      </w:r>
      <w:r w:rsidRPr="00F264C4">
        <w:rPr>
          <w:color w:val="000000" w:themeColor="text1"/>
        </w:rPr>
        <w:t>.</w:t>
      </w:r>
    </w:p>
    <w:p w14:paraId="269EA3D5" w14:textId="2C9380CF" w:rsidR="00F264C4" w:rsidRDefault="00F264C4" w:rsidP="00E34060">
      <w:pPr>
        <w:rPr>
          <w:color w:val="000000" w:themeColor="text1"/>
        </w:rPr>
      </w:pPr>
      <w:r w:rsidRPr="00F264C4">
        <w:rPr>
          <w:color w:val="000000" w:themeColor="text1"/>
        </w:rPr>
        <w:t>Recent advances in passive acoustic monitoring (PAM), combined with automated identification tools such as BirdNET</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{"citationID":"Tle8P1dB","properties":{"formattedCitation":"(Kahl et al. 2021)","plainCitation":"(Kahl et al. 2021)","noteIndex":0},"citationItems":[{"id":351,"uris":["http://zotero.org/users/12201677/items/LT2D347A"],"itemData":{"id":351,"type":"article-journal","abstract":"Variation in avian diversity in space and time is commonly used as a metric to assess environmental changes. Conventionally, such data were collected by expert observers, but passively collected acoustic data is rapidly emerging as an alternative survey technique. However, efficiently extracting accurate species richness data from large audio datasets has proven challenging. Recent advances in deep artificial neural networks (DNNs) have transformed the field of machine learning, frequently outperforming traditional signal processing techniques in the domain of acoustic event detection and classification. We developed a DNN, called BirdNET, capable of identifying 984 North American and European bird species by sound. Our task-specific model architecture was derived from the family of residual networks (ResNets), consisted of 157 layers with more than 27 million parameters, and was trained using extensive data pre-processing, augmentation, and mixup. We tested the model against three independent datasets: (a) 22,960 single-species recordings; (b) 286 h of fully annotated soundscape data collected by an array of autonomous recording units in a design analogous to what researchers might use to measure avian diversity in a field setting; and (c) 33,670 h of soundscape data from a single high-quality omnidirectional microphone deployed near four eBird hotspots frequented by expert birders. We found that domain-specific data augmentation is key to build models that are robust against high ambient noise levels and can cope with overlapping vocalizations. Task-specific model designs and training regimes for audio event recognition perform on-par with very complex architectures used in other domains (e.g., object detection in images). We also found that high temporal resolution of input spectrograms (short FFT window length) improves the classification performance for bird sounds. In summary, BirdNET achieved a mean average precision of 0.791 for single-species recordings, a F0.5 score of 0.414 for annotated soundscapes, and an average correlation of 0.251 with hotspot observation across 121 species and 4 years of audio data. By enabling the efficient extraction of the vocalizations of many hundreds of bird species from potentially vast amounts of audio data, BirdNET and similar tools have the potential to add tremendous value to existing and future passively collected audio datasets and may transform the field of avian ecology and conservation.","container-title":"Ecological Informatics","DOI":"10.1016/j.ecoinf.2021.101236","ISSN":"1574-9541","journalAbbreviation":"Ecological Informatics","page":"101236","source":"ScienceDirect","title":"BirdNET: A deep learning solution for avian diversity monitoring","title-short":"BirdNET","volume":"61","author":[{"family":"Kahl","given":"Stefan"},{"family":"Wood","given":"Connor M."},{"family":"Eibl","given":"Maximilian"},{"family":"Klinck","given":"Holger"}],"issued":{"date-parts":[["2021",3,1]]}}}],"schema":"https://github.com/citation-style-language/schema/raw/master/csl-citation.json"} </w:instrText>
      </w:r>
      <w:r w:rsidR="008E679C">
        <w:rPr>
          <w:color w:val="000000" w:themeColor="text1"/>
        </w:rPr>
        <w:fldChar w:fldCharType="separate"/>
      </w:r>
      <w:r w:rsidR="008E679C" w:rsidRPr="008E679C">
        <w:t>(Kahl et al. 2021)</w:t>
      </w:r>
      <w:r w:rsidR="008E679C">
        <w:rPr>
          <w:color w:val="000000" w:themeColor="text1"/>
        </w:rPr>
        <w:fldChar w:fldCharType="end"/>
      </w:r>
      <w:r w:rsidRPr="00F264C4">
        <w:rPr>
          <w:color w:val="000000" w:themeColor="text1"/>
        </w:rPr>
        <w:t xml:space="preserve">, make it possible to quantify vocal activity at fine </w:t>
      </w:r>
      <w:r>
        <w:rPr>
          <w:color w:val="000000" w:themeColor="text1"/>
        </w:rPr>
        <w:t xml:space="preserve">spatiotemporal </w:t>
      </w:r>
      <w:r w:rsidRPr="00F264C4">
        <w:rPr>
          <w:color w:val="000000" w:themeColor="text1"/>
        </w:rPr>
        <w:t xml:space="preserve">resolutions across large </w:t>
      </w:r>
      <w:ins w:id="39" w:author="Ken Otter" w:date="2025-12-17T16:41:00Z" w16du:dateUtc="2025-12-18T00:41:00Z">
        <w:r w:rsidR="004255E3">
          <w:rPr>
            <w:color w:val="000000" w:themeColor="text1"/>
          </w:rPr>
          <w:t xml:space="preserve">spatial </w:t>
        </w:r>
      </w:ins>
      <w:r>
        <w:rPr>
          <w:color w:val="000000" w:themeColor="text1"/>
        </w:rPr>
        <w:t>scale</w:t>
      </w:r>
      <w:ins w:id="40" w:author="Ken Otter" w:date="2025-12-17T16:41:00Z" w16du:dateUtc="2025-12-18T00:41:00Z">
        <w:r w:rsidR="004255E3">
          <w:rPr>
            <w:color w:val="000000" w:themeColor="text1"/>
          </w:rPr>
          <w:t>s</w:t>
        </w:r>
      </w:ins>
      <w:r w:rsidRPr="00F264C4">
        <w:rPr>
          <w:color w:val="000000" w:themeColor="text1"/>
        </w:rPr>
        <w:t xml:space="preserve">. Continuous or semi-continuous acoustic recordings provide objective, </w:t>
      </w:r>
      <w:commentRangeStart w:id="41"/>
      <w:r w:rsidRPr="00F264C4">
        <w:rPr>
          <w:color w:val="000000" w:themeColor="text1"/>
        </w:rPr>
        <w:t xml:space="preserve">high-frequency </w:t>
      </w:r>
      <w:commentRangeEnd w:id="41"/>
      <w:r w:rsidR="009B3D06" w:rsidRPr="00F264C4">
        <w:rPr>
          <w:rStyle w:val="CommentReference"/>
          <w:color w:val="000000" w:themeColor="text1"/>
          <w:sz w:val="24"/>
          <w:szCs w:val="24"/>
        </w:rPr>
        <w:commentReference w:id="41"/>
      </w:r>
      <w:r w:rsidRPr="00F264C4">
        <w:rPr>
          <w:color w:val="000000" w:themeColor="text1"/>
        </w:rPr>
        <w:t xml:space="preserve">measures of </w:t>
      </w:r>
      <w:del w:id="42" w:author="Ken Otter" w:date="2025-12-17T16:43:00Z" w16du:dateUtc="2025-12-18T00:43:00Z">
        <w:r w:rsidRPr="00F264C4" w:rsidDel="0026074C">
          <w:rPr>
            <w:color w:val="000000" w:themeColor="text1"/>
          </w:rPr>
          <w:delText xml:space="preserve">when </w:delText>
        </w:r>
      </w:del>
      <w:ins w:id="43" w:author="Ken Otter" w:date="2025-12-17T16:43:00Z" w16du:dateUtc="2025-12-18T00:43:00Z">
        <w:r w:rsidR="0026074C">
          <w:rPr>
            <w:color w:val="000000" w:themeColor="text1"/>
          </w:rPr>
          <w:t>the seas</w:t>
        </w:r>
      </w:ins>
      <w:ins w:id="44" w:author="Ken Otter" w:date="2025-12-17T16:44:00Z" w16du:dateUtc="2025-12-18T00:44:00Z">
        <w:r w:rsidR="0026074C">
          <w:rPr>
            <w:color w:val="000000" w:themeColor="text1"/>
          </w:rPr>
          <w:t>onal timing of</w:t>
        </w:r>
        <w:r w:rsidR="0076797B">
          <w:rPr>
            <w:color w:val="000000" w:themeColor="text1"/>
          </w:rPr>
          <w:t xml:space="preserve"> when</w:t>
        </w:r>
      </w:ins>
      <w:ins w:id="45" w:author="Ken Otter" w:date="2025-12-17T16:43:00Z" w16du:dateUtc="2025-12-18T00:43:00Z">
        <w:r w:rsidR="0026074C" w:rsidRPr="00F264C4">
          <w:rPr>
            <w:color w:val="000000" w:themeColor="text1"/>
          </w:rPr>
          <w:t xml:space="preserve"> </w:t>
        </w:r>
      </w:ins>
      <w:r w:rsidRPr="00F264C4">
        <w:rPr>
          <w:color w:val="000000" w:themeColor="text1"/>
        </w:rPr>
        <w:t xml:space="preserve">species vocalize, </w:t>
      </w:r>
      <w:del w:id="46" w:author="Ken Otter" w:date="2025-12-17T16:44:00Z" w16du:dateUtc="2025-12-18T00:44:00Z">
        <w:r w:rsidRPr="00F264C4" w:rsidDel="0076797B">
          <w:rPr>
            <w:color w:val="000000" w:themeColor="text1"/>
          </w:rPr>
          <w:delText xml:space="preserve">capturing seasonal shifts, and </w:delText>
        </w:r>
      </w:del>
      <w:ins w:id="47" w:author="Ken Otter" w:date="2025-12-17T16:44:00Z" w16du:dateUtc="2025-12-18T00:44:00Z">
        <w:r w:rsidR="0076797B">
          <w:rPr>
            <w:color w:val="000000" w:themeColor="text1"/>
          </w:rPr>
          <w:t>as well as the</w:t>
        </w:r>
        <w:r w:rsidR="0076797B" w:rsidRPr="00F264C4">
          <w:rPr>
            <w:color w:val="000000" w:themeColor="text1"/>
          </w:rPr>
          <w:t xml:space="preserve"> </w:t>
        </w:r>
      </w:ins>
      <w:r w:rsidRPr="00F264C4">
        <w:rPr>
          <w:color w:val="000000" w:themeColor="text1"/>
        </w:rPr>
        <w:t>habitat-specific variation</w:t>
      </w:r>
      <w:ins w:id="48" w:author="Ken Otter" w:date="2025-12-17T16:44:00Z" w16du:dateUtc="2025-12-18T00:44:00Z">
        <w:r w:rsidR="0076797B">
          <w:rPr>
            <w:color w:val="000000" w:themeColor="text1"/>
          </w:rPr>
          <w:t xml:space="preserve"> </w:t>
        </w:r>
        <w:r w:rsidR="00AE20AE">
          <w:rPr>
            <w:color w:val="000000" w:themeColor="text1"/>
          </w:rPr>
          <w:t>in vocal act</w:t>
        </w:r>
      </w:ins>
      <w:ins w:id="49" w:author="Ken Otter" w:date="2025-12-17T16:45:00Z" w16du:dateUtc="2025-12-18T00:45:00Z">
        <w:r w:rsidR="00AE20AE">
          <w:rPr>
            <w:color w:val="000000" w:themeColor="text1"/>
          </w:rPr>
          <w:t>ivity</w:t>
        </w:r>
      </w:ins>
      <w:r w:rsidRPr="00F264C4">
        <w:rPr>
          <w:color w:val="000000" w:themeColor="text1"/>
        </w:rPr>
        <w:t xml:space="preserve"> that would be logistically infeasible to document through traditional field surveys</w:t>
      </w:r>
      <w:r>
        <w:rPr>
          <w:color w:val="000000" w:themeColor="text1"/>
        </w:rPr>
        <w:t xml:space="preserve"> </w:t>
      </w:r>
      <w:r w:rsidR="008E679C">
        <w:rPr>
          <w:color w:val="000000" w:themeColor="text1"/>
        </w:rPr>
        <w:fldChar w:fldCharType="begin"/>
      </w:r>
      <w:r w:rsidR="008E679C">
        <w:rPr>
          <w:color w:val="000000" w:themeColor="text1"/>
        </w:rPr>
        <w:instrText xml:space="preserve"> ADDIN ZOTERO_ITEM CSL_CITATION {"citationID":"9mifcxJx","properties":{"formattedCitation":"(Shonfield and Bayne 2017)","plainCitation":"(Shonfield and Bayne 2017)","noteIndex":0},"citationItems":[{"id":151,"uris":["http://zotero.org/users/12201677/items/N6KQWWKV"],"itemData":{"id":151,"type":"article-journal","abstract":"Shonfield, J., and E. M. Bayne. 2017. Autonomous recording units in avian ecological research: current use and future applications. Avian Conservation and Ecology 12(1):14. https://doi.org/10.5751/ACE-00974-120114","container-title":"Avian Conservation and Ecology","DOI":"10.5751/ACE-00974-120114","ISSN":"1712-6568","issue":"1","language":"en","source":"epe.lac-bac.gc.ca","title":"Avian Conservation and Ecology: Autonomous recording units in avian ecological research: current use and future applications","title-short":"Avian Conservation and Ecology","URL":"https://epe.lac-bac.gc.ca/100/201/300/avian_conservation_ecology-ef/v01n01-v16n02/www.ace-eco.org/vol12/iss1/art14/default.htm","volume":"12","author":[{"family":"Shonfield","given":"Julia"},{"family":"Bayne","given":"Erin"}],"accessed":{"date-parts":[["2025",1,9]]},"issued":{"date-parts":[["2017",5,26]]}}}],"schema":"https://github.com/citation-style-language/schema/raw/master/csl-citation.json"} </w:instrText>
      </w:r>
      <w:r w:rsidR="008E679C">
        <w:rPr>
          <w:color w:val="000000" w:themeColor="text1"/>
        </w:rPr>
        <w:fldChar w:fldCharType="separate"/>
      </w:r>
      <w:r w:rsidR="008E679C" w:rsidRPr="008E679C">
        <w:t>(Shonfield and Bayne 2017)</w:t>
      </w:r>
      <w:r w:rsidR="008E679C">
        <w:rPr>
          <w:color w:val="000000" w:themeColor="text1"/>
        </w:rPr>
        <w:fldChar w:fldCharType="end"/>
      </w:r>
      <w:r w:rsidRPr="00F264C4">
        <w:rPr>
          <w:color w:val="000000" w:themeColor="text1"/>
        </w:rPr>
        <w:t xml:space="preserve">. These data-driven activity profiles can refine survey timing, inform modelling approaches, and reveal behavioural patterns not detectable through conventional monitoring. </w:t>
      </w:r>
    </w:p>
    <w:p w14:paraId="2D22A607" w14:textId="2D34E578" w:rsidR="00F264C4" w:rsidRPr="00F264C4" w:rsidRDefault="000C7D28" w:rsidP="00E34060">
      <w:pPr>
        <w:rPr>
          <w:color w:val="000000" w:themeColor="text1"/>
        </w:rPr>
      </w:pPr>
      <w:r w:rsidRPr="000C7D28">
        <w:rPr>
          <w:color w:val="000000" w:themeColor="text1"/>
        </w:rPr>
        <w:t xml:space="preserve">In this study, we use three years of </w:t>
      </w:r>
      <w:r>
        <w:rPr>
          <w:color w:val="000000" w:themeColor="text1"/>
        </w:rPr>
        <w:t>PAM</w:t>
      </w:r>
      <w:r w:rsidRPr="000C7D28">
        <w:rPr>
          <w:color w:val="000000" w:themeColor="text1"/>
        </w:rPr>
        <w:t xml:space="preserve"> data from the John Prince Research Forest in central British Columbia, processed with BirdNET, to quantify the spatiotemporal vocal activity patterns of Olive-sided Flycatcher </w:t>
      </w:r>
      <w:ins w:id="50" w:author="Ken Otter" w:date="2025-12-17T16:50:00Z" w16du:dateUtc="2025-12-18T00:50:00Z">
        <w:r w:rsidR="0068139A" w:rsidRPr="00A87A59">
          <w:t>(</w:t>
        </w:r>
        <w:r w:rsidR="0068139A" w:rsidRPr="00A87A59">
          <w:rPr>
            <w:i/>
            <w:iCs/>
          </w:rPr>
          <w:t>Contopus cooperi</w:t>
        </w:r>
        <w:r w:rsidR="0068139A" w:rsidRPr="00A87A59">
          <w:t>)</w:t>
        </w:r>
        <w:r w:rsidR="0068139A" w:rsidRPr="000C7D28" w:rsidDel="00F90809">
          <w:rPr>
            <w:color w:val="000000" w:themeColor="text1"/>
          </w:rPr>
          <w:t xml:space="preserve"> </w:t>
        </w:r>
      </w:ins>
      <w:commentRangeStart w:id="51"/>
      <w:del w:id="52" w:author="Ken Otter" w:date="2025-12-17T16:46:00Z" w16du:dateUtc="2025-12-18T00:46:00Z">
        <w:r w:rsidRPr="000C7D28" w:rsidDel="00F90809">
          <w:rPr>
            <w:color w:val="000000" w:themeColor="text1"/>
          </w:rPr>
          <w:delText>(OSFL)</w:delText>
        </w:r>
        <w:commentRangeEnd w:id="51"/>
        <w:r w:rsidR="009B3D06" w:rsidDel="00F90809">
          <w:rPr>
            <w:rStyle w:val="CommentReference"/>
            <w:color w:val="000000" w:themeColor="text1"/>
            <w:sz w:val="24"/>
            <w:szCs w:val="24"/>
          </w:rPr>
          <w:commentReference w:id="51"/>
        </w:r>
        <w:r w:rsidDel="00F90809">
          <w:rPr>
            <w:color w:val="000000" w:themeColor="text1"/>
          </w:rPr>
          <w:delText xml:space="preserve">, </w:delText>
        </w:r>
      </w:del>
      <w:r w:rsidRPr="000C7D28">
        <w:rPr>
          <w:color w:val="000000" w:themeColor="text1"/>
        </w:rPr>
        <w:t xml:space="preserve">a late-breeding species </w:t>
      </w:r>
      <w:r w:rsidR="00D475A9">
        <w:rPr>
          <w:color w:val="000000" w:themeColor="text1"/>
        </w:rPr>
        <w:t>categorized</w:t>
      </w:r>
      <w:r w:rsidRPr="000C7D28">
        <w:rPr>
          <w:color w:val="000000" w:themeColor="text1"/>
        </w:rPr>
        <w:t xml:space="preserve"> as </w:t>
      </w:r>
      <w:r w:rsidR="00D475A9">
        <w:rPr>
          <w:color w:val="000000" w:themeColor="text1"/>
        </w:rPr>
        <w:t xml:space="preserve">Special Concern in </w:t>
      </w:r>
      <w:r w:rsidR="00C179F1">
        <w:rPr>
          <w:color w:val="000000" w:themeColor="text1"/>
        </w:rPr>
        <w:t>Canada</w:t>
      </w:r>
      <w:r w:rsidRPr="000C7D28">
        <w:rPr>
          <w:color w:val="000000" w:themeColor="text1"/>
        </w:rPr>
        <w:t xml:space="preserve">. Our objectives were: (1) to characterize </w:t>
      </w:r>
      <w:del w:id="53" w:author="Ken Otter" w:date="2025-12-17T16:48:00Z" w16du:dateUtc="2025-12-18T00:48:00Z">
        <w:r w:rsidR="009B3D06" w:rsidDel="009B3D06">
          <w:rPr>
            <w:color w:val="000000" w:themeColor="text1"/>
          </w:rPr>
          <w:delText>Osfl</w:delText>
        </w:r>
      </w:del>
      <w:ins w:id="54" w:author="Ken Otter" w:date="2025-12-17T16:49:00Z" w16du:dateUtc="2025-12-18T00:49:00Z">
        <w:r w:rsidR="009B3D06">
          <w:rPr>
            <w:color w:val="000000" w:themeColor="text1"/>
          </w:rPr>
          <w:t>O</w:t>
        </w:r>
      </w:ins>
      <w:ins w:id="55" w:author="Ken Otter" w:date="2025-12-17T16:48:00Z" w16du:dateUtc="2025-12-18T00:48:00Z">
        <w:r w:rsidR="009B3D06">
          <w:rPr>
            <w:color w:val="000000" w:themeColor="text1"/>
          </w:rPr>
          <w:t>live-</w:t>
        </w:r>
      </w:ins>
      <w:ins w:id="56" w:author="Ken Otter" w:date="2025-12-17T16:49:00Z" w16du:dateUtc="2025-12-18T00:49:00Z">
        <w:r w:rsidR="009B3D06">
          <w:rPr>
            <w:color w:val="000000" w:themeColor="text1"/>
          </w:rPr>
          <w:t>s</w:t>
        </w:r>
      </w:ins>
      <w:ins w:id="57" w:author="Ken Otter" w:date="2025-12-17T16:48:00Z" w16du:dateUtc="2025-12-18T00:48:00Z">
        <w:r w:rsidR="009B3D06">
          <w:rPr>
            <w:color w:val="000000" w:themeColor="text1"/>
          </w:rPr>
          <w:t>ided Flycatcher</w:t>
        </w:r>
      </w:ins>
      <w:r w:rsidR="009B3D06">
        <w:rPr>
          <w:color w:val="000000" w:themeColor="text1"/>
        </w:rPr>
        <w:t xml:space="preserve"> </w:t>
      </w:r>
      <w:r w:rsidRPr="000C7D28">
        <w:rPr>
          <w:color w:val="000000" w:themeColor="text1"/>
        </w:rPr>
        <w:t xml:space="preserve">seasonal vocal activity and identify species-specific peak periods, and (2) to determine the habitat features associated with </w:t>
      </w:r>
      <w:del w:id="58" w:author="Ken Otter" w:date="2025-12-17T16:48:00Z" w16du:dateUtc="2025-12-18T00:48:00Z">
        <w:r w:rsidR="009B3D06" w:rsidRPr="000C7D28" w:rsidDel="009B3D06">
          <w:rPr>
            <w:color w:val="000000" w:themeColor="text1"/>
          </w:rPr>
          <w:delText>Osfl</w:delText>
        </w:r>
      </w:del>
      <w:ins w:id="59" w:author="Ken Otter" w:date="2025-12-17T16:49:00Z" w16du:dateUtc="2025-12-18T00:49:00Z">
        <w:r w:rsidR="009B3D06">
          <w:rPr>
            <w:color w:val="000000" w:themeColor="text1"/>
          </w:rPr>
          <w:t>O</w:t>
        </w:r>
      </w:ins>
      <w:ins w:id="60" w:author="Ken Otter" w:date="2025-12-17T16:48:00Z" w16du:dateUtc="2025-12-18T00:48:00Z">
        <w:r w:rsidR="009B3D06">
          <w:rPr>
            <w:color w:val="000000" w:themeColor="text1"/>
          </w:rPr>
          <w:t>live-sided Flycatcher</w:t>
        </w:r>
      </w:ins>
      <w:r w:rsidR="009B3D06" w:rsidRPr="000C7D28">
        <w:rPr>
          <w:color w:val="000000" w:themeColor="text1"/>
        </w:rPr>
        <w:t xml:space="preserve"> </w:t>
      </w:r>
      <w:r w:rsidRPr="000C7D28">
        <w:rPr>
          <w:color w:val="000000" w:themeColor="text1"/>
        </w:rPr>
        <w:t>vocal activity to reveal spatial patterns of occupancy. By outlining a workflow that integrates PAM-derived detections with habitat modelling, this study provides an approach that can be applied to other species to define data-driven spatiotemporal activity patterns. Such information has the potential to refine survey design, improve interpretation of conventional monitoring datasets, and help identify sources of detectability bias.</w:t>
      </w:r>
    </w:p>
    <w:p w14:paraId="72151AA4" w14:textId="77777777" w:rsidR="00F264C4" w:rsidRDefault="00F264C4" w:rsidP="00E34060">
      <w:pPr>
        <w:rPr>
          <w:color w:val="00B0F0"/>
        </w:rPr>
      </w:pPr>
    </w:p>
    <w:p w14:paraId="1142806C" w14:textId="77777777" w:rsidR="000C7D28" w:rsidRDefault="000C7D28">
      <w:pPr>
        <w:spacing w:line="259" w:lineRule="auto"/>
        <w:rPr>
          <w:rFonts w:eastAsiaTheme="majorEastAsia" w:cstheme="majorBidi"/>
          <w:b/>
          <w:szCs w:val="32"/>
        </w:rPr>
      </w:pPr>
      <w:r>
        <w:br w:type="page"/>
      </w:r>
    </w:p>
    <w:p w14:paraId="300E785F" w14:textId="7ABF202E"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61" w:name="_heading=h.3lz8qfjxfy41" w:colFirst="0" w:colLast="0"/>
      <w:bookmarkEnd w:id="61"/>
      <w:r>
        <w:t>Target species and study area</w:t>
      </w:r>
    </w:p>
    <w:p w14:paraId="685D24A2" w14:textId="76F0687E" w:rsidR="00A87A59" w:rsidRPr="00D60FB2" w:rsidRDefault="00A87A59" w:rsidP="00A72109">
      <w:del w:id="62" w:author="Ken Otter" w:date="2025-12-17T16:50:00Z" w16du:dateUtc="2025-12-18T00:50:00Z">
        <w:r w:rsidRPr="00A87A59" w:rsidDel="002F22D4">
          <w:delText>The target species was t</w:delText>
        </w:r>
      </w:del>
      <w:ins w:id="63" w:author="Ken Otter" w:date="2025-12-17T16:50:00Z" w16du:dateUtc="2025-12-18T00:50:00Z">
        <w:r w:rsidR="002F22D4">
          <w:t>T</w:t>
        </w:r>
      </w:ins>
      <w:r w:rsidRPr="00A87A59">
        <w:t>he Olive-sided Flycatcher</w:t>
      </w:r>
      <w:del w:id="64" w:author="Ken Otter" w:date="2025-12-17T16:50:00Z" w16du:dateUtc="2025-12-18T00:50:00Z">
        <w:r w:rsidRPr="00A87A59" w:rsidDel="0068139A">
          <w:delText xml:space="preserve"> (</w:delText>
        </w:r>
        <w:r w:rsidRPr="00A87A59" w:rsidDel="0068139A">
          <w:rPr>
            <w:i/>
            <w:iCs/>
          </w:rPr>
          <w:delText>Contopus cooperi</w:delText>
        </w:r>
        <w:r w:rsidRPr="00A87A59" w:rsidDel="0068139A">
          <w:delText>;</w:delText>
        </w:r>
      </w:del>
      <w:del w:id="65" w:author="Ken Otter" w:date="2025-12-17T16:49:00Z" w16du:dateUtc="2025-12-18T00:49:00Z">
        <w:r w:rsidRPr="00A87A59" w:rsidDel="0068139A">
          <w:delText xml:space="preserve"> </w:delText>
        </w:r>
      </w:del>
      <w:del w:id="66" w:author="Ken Otter" w:date="2025-12-17T16:48:00Z" w16du:dateUtc="2025-12-18T00:48:00Z">
        <w:r w:rsidR="0068139A" w:rsidRPr="00A87A59" w:rsidDel="009B3D06">
          <w:delText>osfl</w:delText>
        </w:r>
      </w:del>
      <w:del w:id="67" w:author="Ken Otter" w:date="2025-12-17T16:50:00Z" w16du:dateUtc="2025-12-18T00:50:00Z">
        <w:r w:rsidRPr="00A87A59" w:rsidDel="0068139A">
          <w:delText>)</w:delText>
        </w:r>
      </w:del>
      <w:del w:id="68" w:author="Ken Otter" w:date="2025-12-17T16:51:00Z" w16du:dateUtc="2025-12-18T00:51:00Z">
        <w:r w:rsidRPr="00A87A59" w:rsidDel="002F22D4">
          <w:delText xml:space="preserve">, </w:delText>
        </w:r>
      </w:del>
      <w:ins w:id="69" w:author="Ken Otter" w:date="2025-12-17T16:51:00Z" w16du:dateUtc="2025-12-18T00:51:00Z">
        <w:r w:rsidR="002F22D4">
          <w:t xml:space="preserve"> is </w:t>
        </w:r>
      </w:ins>
      <w:r w:rsidRPr="00A87A59">
        <w:t>a long-distance migratory songbird</w:t>
      </w:r>
      <w:del w:id="70" w:author="Ken Otter" w:date="2025-12-17T16:51:00Z" w16du:dateUtc="2025-12-18T00:51:00Z">
        <w:r w:rsidRPr="00A87A59" w:rsidDel="002F22D4">
          <w:delText>. It is</w:delText>
        </w:r>
      </w:del>
      <w:ins w:id="71" w:author="Ken Otter" w:date="2025-12-17T16:51:00Z" w16du:dateUtc="2025-12-18T00:51:00Z">
        <w:r w:rsidR="002F22D4">
          <w:t xml:space="preserve"> </w:t>
        </w:r>
      </w:ins>
      <w:r w:rsidRPr="00A87A59">
        <w:t xml:space="preserve"> currently listed as Least Concern by the IUCN </w:t>
      </w:r>
      <w:r w:rsidR="00243B99">
        <w:fldChar w:fldCharType="begin"/>
      </w:r>
      <w:r w:rsidR="00243B99">
        <w:instrText xml:space="preserve"> ADDIN ZOTERO_ITEM CSL_CITATION {"citationID":"hvartZEn","properties":{"formattedCitation":"(BirdLife International 2025)","plainCitation":"(BirdLife International 2025)","noteIndex":0},"citationItems":[{"id":324,"uris":["http://zotero.org/users/12201677/items/7EU3ZD25"],"itemData":{"id":324,"type":"article-journal","abstract":"Established in 1964, the IUCN Red List of Threatened Species has evolved to become the world’s most comprehensive information source on the global conservation status of animal, fungi and plant species.","container-title":"IUCN Red List of Threatened Species","source":"www.iucnredlist.org","title":"IUCN Red List of Threatened Species: Contopus cooperi","title-short":"IUCN Red List of Threatened Species","URL":"https://www.iucnredlist.org/en","author":[{"family":"BirdLife International","given":""}],"accessed":{"date-parts":[["2025",12,9]]},"issued":{"date-parts":[["2025",2,4]]}}}],"schema":"https://github.com/citation-style-language/schema/raw/master/csl-citation.json"} </w:instrText>
      </w:r>
      <w:r w:rsidR="00243B99">
        <w:fldChar w:fldCharType="separate"/>
      </w:r>
      <w:r w:rsidR="00243B99" w:rsidRPr="00243B99">
        <w:t>(BirdLife International 2025)</w:t>
      </w:r>
      <w:r w:rsidR="00243B99">
        <w:fldChar w:fldCharType="end"/>
      </w:r>
      <w:r w:rsidRPr="00A87A59">
        <w:t xml:space="preserve"> but was designated as Special Concern by the Committee on the Status of Endangered Wildlife in Canada </w:t>
      </w:r>
      <w:r w:rsidR="00243B99">
        <w:fldChar w:fldCharType="begin"/>
      </w:r>
      <w:r w:rsidR="00243B99">
        <w:instrText xml:space="preserve"> ADDIN ZOTERO_ITEM CSL_CITATION {"citationID":"f5rkLY0t","properties":{"formattedCitation":"(Environment and Climate Change Canada 2019)","plainCitation":"(Environment and Climate Change Canada 2019)","noteIndex":0},"citationItems":[{"id":326,"uris":["http://zotero.org/users/12201677/items/CW9IDNPS"],"itemData":{"id":326,"type":"webpage","abstract":"COSEWIC Assessment and Status Report on the Olive-sided Flycatcher (Contopus cooperi) in Canada 2018","genre":"program descriptions;research","language":"eng","note":"Last Modified: 2019-02-25","title":"Olive-sided Flycatcher (Contopus cooperi): COSEWIC assessment and status report 2018","title-short":"Olive-sided Flycatcher (Contopus cooperi)","URL":"https://www.canada.ca/en/environment-climate-change/services/species-risk-public-registry/cosewic-assessments-status-reports/olive-sided-flycatcher-2018.html","author":[{"family":"Environment and Climate Change Canada","given":""}],"accessed":{"date-parts":[["2025",12,9]]},"issued":{"date-parts":[["2019",2,25]]}}}],"schema":"https://github.com/citation-style-language/schema/raw/master/csl-citation.json"} </w:instrText>
      </w:r>
      <w:r w:rsidR="00243B99">
        <w:fldChar w:fldCharType="separate"/>
      </w:r>
      <w:r w:rsidR="00243B99" w:rsidRPr="00243B99">
        <w:t>(Environment and Climate Change Canada 2019)</w:t>
      </w:r>
      <w:r w:rsidR="00243B99">
        <w:fldChar w:fldCharType="end"/>
      </w:r>
      <w:r w:rsidRPr="00A87A59">
        <w:t xml:space="preserve">. </w:t>
      </w:r>
      <w:commentRangeStart w:id="72"/>
      <w:r w:rsidRPr="00A87A59">
        <w:t>Olive</w:t>
      </w:r>
      <w:commentRangeEnd w:id="72"/>
      <w:r w:rsidR="00A26872" w:rsidRPr="00A87A59">
        <w:rPr>
          <w:rStyle w:val="CommentReference"/>
          <w:sz w:val="24"/>
          <w:szCs w:val="24"/>
        </w:rPr>
        <w:commentReference w:id="72"/>
      </w:r>
      <w:r w:rsidRPr="00A87A59">
        <w:t xml:space="preserve">-sided Flycatchers breed in coniferous and mixed forests across western and boreal North America, typically near forest edges with tall trees or snags for perching, adjacent to open areas containing standing trees and snags. Males defend large territories and produce frequent, </w:t>
      </w:r>
      <w:commentRangeStart w:id="73"/>
      <w:r w:rsidRPr="00A87A59">
        <w:t xml:space="preserve">far-carrying </w:t>
      </w:r>
      <w:commentRangeEnd w:id="73"/>
      <w:r w:rsidR="00183948" w:rsidRPr="00A87A59">
        <w:rPr>
          <w:rStyle w:val="CommentReference"/>
          <w:sz w:val="24"/>
          <w:szCs w:val="24"/>
        </w:rPr>
        <w:commentReference w:id="73"/>
      </w:r>
      <w:r w:rsidRPr="00A87A59">
        <w:t>vocalizations, most notably the characteristic “quick-three-beers” song (</w:t>
      </w:r>
      <w:commentRangeStart w:id="74"/>
      <w:r>
        <w:fldChar w:fldCharType="begin"/>
      </w:r>
      <w:r>
        <w:instrText>HYPERLINK "https://xeno-canto.org/484154"</w:instrText>
      </w:r>
      <w:r>
        <w:fldChar w:fldCharType="separate"/>
      </w:r>
      <w:r w:rsidRPr="00F05478">
        <w:rPr>
          <w:rStyle w:val="Hyperlink"/>
        </w:rPr>
        <w:t>Audio 1</w:t>
      </w:r>
      <w:r>
        <w:fldChar w:fldCharType="end"/>
      </w:r>
      <w:commentRangeEnd w:id="74"/>
      <w:r w:rsidR="00FB513A" w:rsidRPr="00A87A59">
        <w:rPr>
          <w:rStyle w:val="CommentReference"/>
          <w:sz w:val="24"/>
          <w:szCs w:val="24"/>
        </w:rPr>
        <w:commentReference w:id="74"/>
      </w:r>
      <w:r w:rsidRPr="00A87A59">
        <w:t>).</w:t>
      </w:r>
    </w:p>
    <w:p w14:paraId="2E2CA3A6" w14:textId="7B98BB6D" w:rsidR="00396CF8" w:rsidRDefault="009F18E4" w:rsidP="00A72109">
      <w:pPr>
        <w:rPr>
          <w:color w:val="00B0F0"/>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located in central British Columbia, Canada (54°27'N, 124°10'W; 700 m a.s.l.) within the dry sub-boreal spruce biogeoclimatic zone. Acoustic data were collected using 66 AudioMoth</w:t>
      </w:r>
      <w:r w:rsidR="00243B99">
        <w:rPr>
          <w:lang w:val="en-CA"/>
        </w:rPr>
        <w:t xml:space="preserve"> </w:t>
      </w:r>
      <w:r w:rsidR="00243B99">
        <w:rPr>
          <w:lang w:val="en-CA"/>
        </w:rPr>
        <w:fldChar w:fldCharType="begin"/>
      </w:r>
      <w:r w:rsidR="00243B99">
        <w:rPr>
          <w:lang w:val="en-CA"/>
        </w:rPr>
        <w:instrText xml:space="preserve"> ADDIN ZOTERO_ITEM CSL_CITATION {"citationID":"R3nmTb4G","properties":{"formattedCitation":"(Hill et al. 2018)","plainCitation":"(Hill et al. 2018)","noteIndex":0},"citationItems":[{"id":355,"uris":["http://zotero.org/users/12201677/items/LH7A8IG8"],"itemData":{"id":355,"type":"article-journal","abstract":"The cost, usability and power efficiency of available wildlife monitoring equipment currently inhibits full ground-level coverage of many natural systems. Developments over the last decade in technology, open science, and the sharing economy promise to bring global access to more versatile and more affordable monitoring tools, to improve coverage for conservation researchers and managers. Here we describe the development and proof-of-concept of a low-cost, small-sized and low-energy acoustic detector: “AudioMoth.” The device is open-source and programmable, with diverse applications for recording animal calls or human activity at sample rates of up to 384 kHz. We briefly outline two ongoing real-world case studies of large-scale, long-term monitoring for biodiversity and exploitation of natural resources. These studies demonstrate the potential for AudioMoth to enable a substantial shift away from passive continuous recording by individual devices, towards smart detection by networks of devices flooding large and inaccessible ecosystems. The case studies demonstrate one of the smart capabilities of AudioMoth, to trigger event logging on the basis of classification algorithms that identify specific acoustic events. An algorithm to trigger recordings of the New Forest cicada (Cicadetta montana) demonstrates the potential for AudioMoth to vastly improve the spatial and temporal coverage of surveys for the presence of cryptic animals. An algorithm for logging gunshot events has potential to identify a shotgun blast in tropical rainforest at distances of up to 500 m, extending to 1 km with continuous recording. AudioMoth is more energy efficient than currently available passive acoustic monitoring devices, giving it considerably greater portability and longevity in the field with smaller batteries. At a build cost of </w:instrText>
      </w:r>
      <w:r w:rsidR="00243B99">
        <w:rPr>
          <w:rFonts w:ascii="Cambria Math" w:hAnsi="Cambria Math" w:cs="Cambria Math"/>
          <w:lang w:val="en-CA"/>
        </w:rPr>
        <w:instrText>∼</w:instrText>
      </w:r>
      <w:r w:rsidR="00243B99">
        <w:rPr>
          <w:lang w:val="en-CA"/>
        </w:rPr>
        <w:instrText xml:space="preserve">US$43 per unit, AudioMoth has potential for varied applications in large-scale, long-term acoustic surveys. With continuing developments in smart, energy-efficient algorithms and diminishing component costs, we are approaching the milestone of local communities being able to afford to remotely monitor their own natural resources.","container-title":"Methods in Ecology and Evolution","DOI":"10.1111/2041-210X.12955","ISSN":"2041-210X","issue":"5","language":"en","license":"© 2017 The Authors. Methods in Ecology and Evolution published by John Wiley &amp; Sons Ltd on behalf of British Ecological Society.","note":"_eprint: https://besjournals.onlinelibrary.wiley.com/doi/pdf/10.1111/2041-210X.12955","page":"1199-1211","source":"Wiley Online Library","title":"AudioMoth: Evaluation of a smart open acoustic device for monitoring biodiversity and the environment","title-short":"AudioMoth","volume":"9","author":[{"family":"Hill","given":"Andrew P."},{"family":"Prince","given":"Peter"},{"family":"Piña Covarrubias","given":"Evelyn"},{"family":"Doncaster","given":"C. Patrick"},{"family":"Snaddon","given":"Jake L."},{"family":"Rogers","given":"Alex"}],"issued":{"date-parts":[["2018"]]}}}],"schema":"https://github.com/citation-style-language/schema/raw/master/csl-citation.json"} </w:instrText>
      </w:r>
      <w:r w:rsidR="00243B99">
        <w:rPr>
          <w:lang w:val="en-CA"/>
        </w:rPr>
        <w:fldChar w:fldCharType="separate"/>
      </w:r>
      <w:r w:rsidR="00243B99" w:rsidRPr="00243B99">
        <w:t>(Hill et al. 2018)</w:t>
      </w:r>
      <w:r w:rsidR="00243B99">
        <w:rPr>
          <w:lang w:val="en-CA"/>
        </w:rPr>
        <w:fldChar w:fldCharType="end"/>
      </w:r>
      <w:ins w:id="75" w:author="Ken Otter" w:date="2025-12-17T16:54:00Z" w16du:dateUtc="2025-12-18T00:54:00Z">
        <w:r w:rsidR="003A0661">
          <w:rPr>
            <w:lang w:val="en-CA"/>
          </w:rPr>
          <w:t xml:space="preserve"> autonomous recording units</w:t>
        </w:r>
      </w:ins>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w:t>
      </w:r>
      <w:ins w:id="76" w:author="Ken Otter" w:date="2025-12-17T16:55:00Z" w16du:dateUtc="2025-12-18T00:55:00Z">
        <w:r w:rsidR="00412FCC">
          <w:rPr>
            <w:lang w:val="en-CA"/>
          </w:rPr>
          <w:t xml:space="preserve"> across the three years at the 66 </w:t>
        </w:r>
        <w:r w:rsidR="00C60E52">
          <w:rPr>
            <w:lang w:val="en-CA"/>
          </w:rPr>
          <w:t>sites</w:t>
        </w:r>
      </w:ins>
      <w:r w:rsidRPr="009F18E4">
        <w:rPr>
          <w:lang w:val="en-CA"/>
        </w:rPr>
        <w:t>. All recordings were standardized to a 48 kHz sampling rate and stored as mono Pulse Code Modulation (PCM) WAV files.</w:t>
      </w:r>
      <w:r w:rsidR="00A86435" w:rsidRPr="00A86435">
        <w:rPr>
          <w:color w:val="00B0F0"/>
        </w:rPr>
        <w:t xml:space="preserve"> </w:t>
      </w:r>
    </w:p>
    <w:p w14:paraId="703A2E39" w14:textId="77777777" w:rsidR="00A72109" w:rsidRPr="00A72109" w:rsidRDefault="00A72109" w:rsidP="00A72109">
      <w:pPr>
        <w:rPr>
          <w:color w:val="00B0F0"/>
        </w:rPr>
      </w:pPr>
    </w:p>
    <w:p w14:paraId="40AF9183" w14:textId="77777777" w:rsidR="001C0CB1" w:rsidRDefault="001C0CB1">
      <w:pPr>
        <w:spacing w:line="259" w:lineRule="auto"/>
        <w:rPr>
          <w:rFonts w:eastAsiaTheme="majorEastAsia" w:cstheme="majorBidi"/>
          <w:b/>
          <w:i/>
          <w:szCs w:val="26"/>
        </w:rPr>
      </w:pPr>
      <w:r>
        <w:br w:type="page"/>
      </w:r>
    </w:p>
    <w:p w14:paraId="680DF77C" w14:textId="1A7CCC1F" w:rsidR="003F2933" w:rsidRPr="009F18E4" w:rsidRDefault="003F2933" w:rsidP="003F2933">
      <w:pPr>
        <w:pStyle w:val="Heading2"/>
        <w:rPr>
          <w:lang w:val="en-CA"/>
        </w:rPr>
      </w:pPr>
      <w:r>
        <w:lastRenderedPageBreak/>
        <w:t>Audio processing</w:t>
      </w:r>
    </w:p>
    <w:p w14:paraId="24BC273B" w14:textId="13F87F9F" w:rsidR="003F2933" w:rsidRDefault="003F2933" w:rsidP="003F2933">
      <w:r w:rsidRPr="003F2933">
        <w:t>Collected acoustic data were analyzed using the BirdNET Analyzer v2.4 model (</w:t>
      </w:r>
      <w:hyperlink r:id="rId15" w:history="1">
        <w:r w:rsidR="00F05478" w:rsidRPr="00F53C87">
          <w:rPr>
            <w:rStyle w:val="Hyperlink"/>
          </w:rPr>
          <w:t>https://github.com/BirdNET-Team/BirdNET-Analyzer</w:t>
        </w:r>
      </w:hyperlink>
      <w:r w:rsidRPr="003F2933">
        <w:t xml:space="preserve">), implemented via the Python module running in a local terminal. To retain </w:t>
      </w:r>
      <w:r w:rsidR="00F05478">
        <w:t xml:space="preserve">more </w:t>
      </w:r>
      <w:r w:rsidR="003F08F3">
        <w:t xml:space="preserve">true positive </w:t>
      </w:r>
      <w:r w:rsidRPr="003F2933">
        <w:t>detections in the initial analysis stage, we set the parameter min_conf</w:t>
      </w:r>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1BA019FF" w14:textId="00332D50" w:rsidR="007C6D9A" w:rsidRDefault="001C0CB1" w:rsidP="001D7158">
      <w:r>
        <w:rPr>
          <w:noProof/>
        </w:rPr>
        <mc:AlternateContent>
          <mc:Choice Requires="wps">
            <w:drawing>
              <wp:anchor distT="45720" distB="45720" distL="114300" distR="114300" simplePos="0" relativeHeight="251678720" behindDoc="0" locked="0" layoutInCell="1" allowOverlap="1" wp14:anchorId="3279D47D" wp14:editId="75D6C2C9">
                <wp:simplePos x="0" y="0"/>
                <wp:positionH relativeFrom="margin">
                  <wp:posOffset>-551757</wp:posOffset>
                </wp:positionH>
                <wp:positionV relativeFrom="paragraph">
                  <wp:posOffset>1895648</wp:posOffset>
                </wp:positionV>
                <wp:extent cx="7081520" cy="43129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1520" cy="4312920"/>
                        </a:xfrm>
                        <a:prstGeom prst="rect">
                          <a:avLst/>
                        </a:prstGeom>
                        <a:noFill/>
                        <a:ln w="9525">
                          <a:noFill/>
                          <a:miter lim="800000"/>
                          <a:headEnd/>
                          <a:tailEnd/>
                        </a:ln>
                      </wps:spPr>
                      <wps:txb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100440746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3F76F4A8"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w:t>
                            </w:r>
                            <w:del w:id="77" w:author="Ken Otter" w:date="2025-12-17T16:58:00Z" w16du:dateUtc="2025-12-18T00:58:00Z">
                              <w:r w:rsidR="00F05478" w:rsidDel="00901523">
                                <w:rPr>
                                  <w:rFonts w:asciiTheme="minorHAnsi" w:hAnsiTheme="minorHAnsi" w:cstheme="minorHAnsi"/>
                                </w:rPr>
                                <w:delText xml:space="preserve">(OSFL) </w:delText>
                              </w:r>
                            </w:del>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79D47D" id="_x0000_t202" coordsize="21600,21600" o:spt="202" path="m,l,21600r21600,l21600,xe">
                <v:stroke joinstyle="miter"/>
                <v:path gradientshapeok="t" o:connecttype="rect"/>
              </v:shapetype>
              <v:shape id="Text Box 2" o:spid="_x0000_s1026" type="#_x0000_t202" style="position:absolute;margin-left:-43.45pt;margin-top:149.25pt;width:557.6pt;height:339.6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" filled="f" stroked="f">
                <v:textbox>
                  <w:txbxContent>
                    <w:p w14:paraId="0DE626F3" w14:textId="77777777" w:rsidR="007C6D9A" w:rsidRDefault="007C6D9A" w:rsidP="007C6D9A">
                      <w:pPr>
                        <w:jc w:val="center"/>
                      </w:pPr>
                      <w:r>
                        <w:rPr>
                          <w:noProof/>
                        </w:rPr>
                        <w:drawing>
                          <wp:inline distT="0" distB="0" distL="0" distR="0" wp14:anchorId="74CED43F" wp14:editId="78A05A2C">
                            <wp:extent cx="4737216" cy="3370994"/>
                            <wp:effectExtent l="0" t="0" r="6350" b="1270"/>
                            <wp:docPr id="1004407463" name="Picture 9" descr="A map of different typ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480" name="Picture 9" descr="A map of different types of foo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8746" cy="3443243"/>
                                    </a:xfrm>
                                    <a:prstGeom prst="rect">
                                      <a:avLst/>
                                    </a:prstGeom>
                                    <a:noFill/>
                                    <a:ln>
                                      <a:noFill/>
                                    </a:ln>
                                  </pic:spPr>
                                </pic:pic>
                              </a:graphicData>
                            </a:graphic>
                          </wp:inline>
                        </w:drawing>
                      </w:r>
                    </w:p>
                    <w:p w14:paraId="5170F0B3" w14:textId="3F76F4A8" w:rsidR="007C6D9A" w:rsidRPr="005C0BD7" w:rsidRDefault="007C6D9A" w:rsidP="007C6D9A">
                      <w:pPr>
                        <w:spacing w:line="276" w:lineRule="auto"/>
                        <w:rPr>
                          <w:rFonts w:asciiTheme="minorHAnsi" w:hAnsiTheme="minorHAnsi" w:cstheme="minorHAnsi"/>
                        </w:rPr>
                      </w:pPr>
                      <w:r w:rsidRPr="00F05478">
                        <w:rPr>
                          <w:rFonts w:asciiTheme="minorHAnsi" w:hAnsiTheme="minorHAnsi" w:cstheme="minorHAnsi"/>
                          <w:b/>
                          <w:bCs/>
                        </w:rPr>
                        <w:t>Fig. 1.</w:t>
                      </w:r>
                      <w:r w:rsidRPr="00F05478">
                        <w:rPr>
                          <w:rFonts w:asciiTheme="minorHAnsi" w:hAnsiTheme="minorHAnsi" w:cstheme="minorHAnsi"/>
                        </w:rPr>
                        <w:t xml:space="preserve"> </w:t>
                      </w:r>
                      <w:r w:rsidR="00957DB8" w:rsidRPr="00957DB8">
                        <w:rPr>
                          <w:rFonts w:asciiTheme="minorHAnsi" w:hAnsiTheme="minorHAnsi" w:cstheme="minorHAnsi"/>
                        </w:rPr>
                        <w:t>Site map illustrating survey effort</w:t>
                      </w:r>
                      <w:r w:rsidR="001D7158">
                        <w:rPr>
                          <w:rFonts w:asciiTheme="minorHAnsi" w:hAnsiTheme="minorHAnsi" w:cstheme="minorHAnsi" w:hint="eastAsia"/>
                        </w:rPr>
                        <w:t xml:space="preserve"> across years</w:t>
                      </w:r>
                      <w:r w:rsidR="00957DB8" w:rsidRPr="00957DB8">
                        <w:rPr>
                          <w:rFonts w:asciiTheme="minorHAnsi" w:hAnsiTheme="minorHAnsi" w:cstheme="minorHAnsi"/>
                        </w:rPr>
                        <w:t xml:space="preserve">, where dot size represents total ARU deployment days (yellow) and days with </w:t>
                      </w:r>
                      <w:r w:rsidR="00F05478">
                        <w:rPr>
                          <w:rFonts w:asciiTheme="minorHAnsi" w:hAnsiTheme="minorHAnsi" w:cstheme="minorHAnsi"/>
                        </w:rPr>
                        <w:t xml:space="preserve">Olive-sided Flycatcher </w:t>
                      </w:r>
                      <w:del w:id="75" w:author="Ken Otter" w:date="2025-12-17T16:58:00Z" w16du:dateUtc="2025-12-18T00:58:00Z">
                        <w:r w:rsidR="00F05478" w:rsidDel="00901523">
                          <w:rPr>
                            <w:rFonts w:asciiTheme="minorHAnsi" w:hAnsiTheme="minorHAnsi" w:cstheme="minorHAnsi"/>
                          </w:rPr>
                          <w:delText xml:space="preserve">(OSFL) </w:delText>
                        </w:r>
                      </w:del>
                      <w:r w:rsidR="00957DB8" w:rsidRPr="00957DB8">
                        <w:rPr>
                          <w:rFonts w:asciiTheme="minorHAnsi" w:hAnsiTheme="minorHAnsi" w:cstheme="minorHAnsi"/>
                        </w:rPr>
                        <w:t xml:space="preserve">detections (green). Northeastern sites showed particularly high detection frequency, with </w:t>
                      </w:r>
                      <w:r w:rsidR="00F05478">
                        <w:rPr>
                          <w:rFonts w:asciiTheme="minorHAnsi" w:hAnsiTheme="minorHAnsi" w:cstheme="minorHAnsi"/>
                        </w:rPr>
                        <w:t>OSFL</w:t>
                      </w:r>
                      <w:r w:rsidR="00957DB8" w:rsidRPr="00957DB8">
                        <w:rPr>
                          <w:rFonts w:asciiTheme="minorHAnsi" w:hAnsiTheme="minorHAnsi" w:cstheme="minorHAnsi"/>
                        </w:rPr>
                        <w:t xml:space="preserve"> detected on most </w:t>
                      </w:r>
                      <w:r w:rsidR="00F05478">
                        <w:rPr>
                          <w:rFonts w:asciiTheme="minorHAnsi" w:hAnsiTheme="minorHAnsi" w:cstheme="minorHAnsi"/>
                        </w:rPr>
                        <w:t xml:space="preserve">of the </w:t>
                      </w:r>
                      <w:r w:rsidR="00957DB8" w:rsidRPr="00957DB8">
                        <w:rPr>
                          <w:rFonts w:asciiTheme="minorHAnsi" w:hAnsiTheme="minorHAnsi" w:cstheme="minorHAnsi"/>
                        </w:rPr>
                        <w:t>recording days.</w:t>
                      </w:r>
                    </w:p>
                  </w:txbxContent>
                </v:textbox>
                <w10:wrap type="square" anchorx="margin"/>
              </v:shape>
            </w:pict>
          </mc:Fallback>
        </mc:AlternateContent>
      </w:r>
      <w:r w:rsidR="00A86435">
        <w:t>A</w:t>
      </w:r>
      <w:r w:rsidR="003F08F3" w:rsidRPr="003F08F3">
        <w:t xml:space="preserve"> </w:t>
      </w:r>
      <w:r w:rsidR="00A86435">
        <w:t xml:space="preserve">BirdNET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w:t>
      </w:r>
      <w:del w:id="78" w:author="Ken Otter" w:date="2025-12-17T16:48:00Z" w16du:dateUtc="2025-12-18T00:48:00Z">
        <w:r w:rsidR="00671E3D" w:rsidRPr="003F08F3" w:rsidDel="009B3D06">
          <w:delText>Osfl</w:delText>
        </w:r>
      </w:del>
      <w:ins w:id="79" w:author="Ken Otter" w:date="2025-12-17T16:56:00Z" w16du:dateUtc="2025-12-18T00:56:00Z">
        <w:r w:rsidR="00671E3D">
          <w:t>O</w:t>
        </w:r>
      </w:ins>
      <w:ins w:id="80" w:author="Ken Otter" w:date="2025-12-17T16:48:00Z" w16du:dateUtc="2025-12-18T00:48:00Z">
        <w:r w:rsidR="00671E3D">
          <w:t>live-</w:t>
        </w:r>
      </w:ins>
      <w:ins w:id="81" w:author="Ken Otter" w:date="2025-12-17T16:56:00Z" w16du:dateUtc="2025-12-18T00:56:00Z">
        <w:r w:rsidR="00671E3D">
          <w:t>s</w:t>
        </w:r>
      </w:ins>
      <w:ins w:id="82" w:author="Ken Otter" w:date="2025-12-17T16:48:00Z" w16du:dateUtc="2025-12-18T00:48:00Z">
        <w:r w:rsidR="00671E3D">
          <w:t>ided Flycatcher</w:t>
        </w:r>
      </w:ins>
      <w:r w:rsidR="00671E3D" w:rsidRPr="003F08F3">
        <w:t xml:space="preserve"> </w:t>
      </w:r>
      <w:r w:rsidR="00A86435">
        <w:t>detections</w:t>
      </w:r>
      <w:ins w:id="83" w:author="Ken Otter" w:date="2025-12-17T16:56:00Z" w16du:dateUtc="2025-12-18T00:56:00Z">
        <w:r w:rsidR="007B19EB">
          <w:t xml:space="preserve">, which </w:t>
        </w:r>
      </w:ins>
      <w:ins w:id="84" w:author="Ken Otter" w:date="2025-12-17T16:57:00Z" w16du:dateUtc="2025-12-18T00:57:00Z">
        <w:r w:rsidR="007B19EB">
          <w:t>was previously determined for our study area</w:t>
        </w:r>
      </w:ins>
      <w:r w:rsidR="00A86435">
        <w:t xml:space="preserve"> </w:t>
      </w:r>
      <w:r w:rsidR="003F08F3" w:rsidRPr="003F08F3">
        <w:t>to ensure a precision of 0.95</w:t>
      </w:r>
      <w:del w:id="85" w:author="Ken Otter" w:date="2025-12-17T16:57:00Z" w16du:dateUtc="2025-12-18T00:57:00Z">
        <w:r w:rsidR="00E84B56" w:rsidDel="00593370">
          <w:delText xml:space="preserve"> (</w:delText>
        </w:r>
        <w:r w:rsidR="00F05478" w:rsidDel="00593370">
          <w:delText xml:space="preserve">i.e., </w:delText>
        </w:r>
        <w:r w:rsidR="00E84B56" w:rsidDel="00593370">
          <w:delText>about 95% of the detections were true detections)</w:delText>
        </w:r>
      </w:del>
      <w:ins w:id="86" w:author="Ken Otter" w:date="2025-12-17T16:57:00Z" w16du:dateUtc="2025-12-18T00:57:00Z">
        <w:r w:rsidR="00593370">
          <w:t xml:space="preserve"> true-positive detections </w:t>
        </w:r>
      </w:ins>
      <w:del w:id="87" w:author="Ken Otter" w:date="2025-12-17T16:57:00Z" w16du:dateUtc="2025-12-18T00:57:00Z">
        <w:r w:rsidR="003F08F3" w:rsidRPr="003F08F3" w:rsidDel="00593370">
          <w:delText xml:space="preserve">. </w:delText>
        </w:r>
        <w:r w:rsidR="00A86435" w:rsidDel="00593370">
          <w:delText>This value was defined by</w:delText>
        </w:r>
        <w:r w:rsidR="003F08F3" w:rsidRPr="003F08F3" w:rsidDel="00593370">
          <w:delText xml:space="preserve"> </w:delText>
        </w:r>
      </w:del>
      <w:ins w:id="88" w:author="Ken Otter" w:date="2025-12-17T16:57:00Z" w16du:dateUtc="2025-12-18T00:57:00Z">
        <w:r w:rsidR="00593370">
          <w:t>(</w:t>
        </w:r>
      </w:ins>
      <w:r w:rsidR="00243B99">
        <w:rPr>
          <w:color w:val="EE0000"/>
        </w:rPr>
        <w:fldChar w:fldCharType="begin"/>
      </w:r>
      <w:r w:rsidR="00243B99">
        <w:rPr>
          <w:color w:val="EE0000"/>
        </w:rPr>
        <w:instrText xml:space="preserve"> ADDIN ZOTERO_ITEM CSL_CITATION {"citationID":"vaeK3cw4","properties":{"formattedCitation":"(Tseng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 xml:space="preserve">Tseng et al. </w:t>
      </w:r>
      <w:del w:id="89" w:author="Ken Otter" w:date="2025-12-17T16:57:00Z" w16du:dateUtc="2025-12-18T00:57:00Z">
        <w:r w:rsidR="00243B99" w:rsidDel="00593370">
          <w:delText>(</w:delText>
        </w:r>
      </w:del>
      <w:r w:rsidR="00243B99" w:rsidRPr="00243B99">
        <w:t>2025)</w:t>
      </w:r>
      <w:r w:rsidR="00243B99">
        <w:rPr>
          <w:color w:val="EE0000"/>
        </w:rPr>
        <w:fldChar w:fldCharType="end"/>
      </w:r>
      <w:ins w:id="90" w:author="Ken Otter" w:date="2025-12-17T16:58:00Z" w16du:dateUtc="2025-12-18T00:58:00Z">
        <w:r w:rsidR="00901523">
          <w:t xml:space="preserve">.  </w:t>
        </w:r>
      </w:ins>
      <w:del w:id="91" w:author="Ken Otter" w:date="2025-12-17T16:58:00Z" w16du:dateUtc="2025-12-18T00:58:00Z">
        <w:r w:rsidR="003F08F3" w:rsidRPr="003F08F3" w:rsidDel="00901523">
          <w:delText xml:space="preserve">, </w:delText>
        </w:r>
        <w:r w:rsidR="00A86435" w:rsidDel="00901523">
          <w:delText xml:space="preserve">where species-specific thresholds were calculated for </w:delText>
        </w:r>
        <w:r w:rsidR="003F08F3" w:rsidRPr="003F08F3" w:rsidDel="00901523">
          <w:delText xml:space="preserve">common species </w:delText>
        </w:r>
        <w:r w:rsidR="00A86435" w:rsidDel="00901523">
          <w:delText>using</w:delText>
        </w:r>
        <w:r w:rsidR="003F08F3" w:rsidRPr="003F08F3" w:rsidDel="00901523">
          <w:delText xml:space="preserve"> the same dataset. Refer to </w:delText>
        </w:r>
      </w:del>
      <w:r w:rsidR="00243B99">
        <w:rPr>
          <w:color w:val="EE0000"/>
        </w:rPr>
        <w:fldChar w:fldCharType="begin"/>
      </w:r>
      <w:r w:rsidR="00243B99">
        <w:rPr>
          <w:color w:val="EE0000"/>
        </w:rPr>
        <w:instrText xml:space="preserve"> ADDIN ZOTERO_ITEM CSL_CITATION {"citationID":"h4YErly4","properties":{"formattedCitation":"(Tseng et al. 2025)","plainCitation":"(Tseng et al. 2025)","noteIndex":0},"citationItems":[{"id":360,"uris":["http://zotero.org/users/12201677/items/AALYEIZ7"],"itemData":{"id":360,"type":"article-journal","abstract":"BirdNET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Ornithology","DOI":"10.1007/s10336-025-02260-w","ISSN":"2193-7206","issue":"4","journalAbbreviation":"J Ornithol","language":"en","page":"1123-1135","source":"Springer Link","title":"Setting BirdNET confidence thresholds: species-specific vs. universal approaches","title-short":"Setting BirdNET confidence thresholds","volume":"166","author":[{"family":"Tseng","given":"Sunny"},{"family":"Hodder","given":"Dexter P."},{"family":"Otter","given":"Ken A."}],"issued":{"date-parts":[["2025",10,1]]}}}],"schema":"https://github.com/citation-style-language/schema/raw/master/csl-citation.json"} </w:instrText>
      </w:r>
      <w:r w:rsidR="00243B99">
        <w:rPr>
          <w:color w:val="EE0000"/>
        </w:rPr>
        <w:fldChar w:fldCharType="separate"/>
      </w:r>
      <w:r w:rsidR="00243B99" w:rsidRPr="00243B99">
        <w:t xml:space="preserve">Tseng et al. </w:t>
      </w:r>
      <w:r w:rsidR="00243B99">
        <w:t>(</w:t>
      </w:r>
      <w:r w:rsidR="00243B99" w:rsidRPr="00243B99">
        <w:t>2025)</w:t>
      </w:r>
      <w:r w:rsidR="00243B99">
        <w:rPr>
          <w:color w:val="EE0000"/>
        </w:rPr>
        <w:fldChar w:fldCharType="end"/>
      </w:r>
      <w:ins w:id="92" w:author="Ken Otter" w:date="2025-12-17T16:58:00Z" w16du:dateUtc="2025-12-18T00:58:00Z">
        <w:r w:rsidR="00901523">
          <w:rPr>
            <w:color w:val="EE0000"/>
          </w:rPr>
          <w:t xml:space="preserve"> </w:t>
        </w:r>
      </w:ins>
      <w:del w:id="93" w:author="Ken Otter" w:date="2025-12-17T16:58:00Z" w16du:dateUtc="2025-12-18T00:58:00Z">
        <w:r w:rsidR="003F08F3" w:rsidRPr="003F08F3" w:rsidDel="00901523">
          <w:delText xml:space="preserve">for </w:delText>
        </w:r>
      </w:del>
      <w:ins w:id="94" w:author="Ken Otter" w:date="2025-12-17T16:58:00Z" w16du:dateUtc="2025-12-18T00:58:00Z">
        <w:r w:rsidR="00901523">
          <w:t xml:space="preserve">provides </w:t>
        </w:r>
      </w:ins>
      <w:r w:rsidR="003F08F3" w:rsidRPr="003F08F3">
        <w:t xml:space="preserve">a detailed framework on how </w:t>
      </w:r>
      <w:r w:rsidR="00A86435">
        <w:t>these</w:t>
      </w:r>
      <w:r w:rsidR="003F08F3" w:rsidRPr="003F08F3">
        <w:t xml:space="preserve"> species-specific thresholds </w:t>
      </w:r>
      <w:r w:rsidR="00A86435">
        <w:t>were</w:t>
      </w:r>
      <w:r w:rsidR="003F08F3" w:rsidRPr="003F08F3">
        <w:t xml:space="preserve"> defined. </w:t>
      </w:r>
      <w:r w:rsidR="001D7158" w:rsidRPr="001D7158">
        <w:t xml:space="preserve">At sites with at least one </w:t>
      </w:r>
      <w:del w:id="95" w:author="Ken Otter" w:date="2025-12-17T16:48:00Z" w16du:dateUtc="2025-12-18T00:48:00Z">
        <w:r w:rsidR="001D7158" w:rsidRPr="001D7158" w:rsidDel="009B3D06">
          <w:delText>OSFL</w:delText>
        </w:r>
      </w:del>
      <w:ins w:id="96" w:author="Ken Otter" w:date="2025-12-17T16:48:00Z" w16du:dateUtc="2025-12-18T00:48:00Z">
        <w:r w:rsidR="009B3D06">
          <w:t>O</w:t>
        </w:r>
        <w:r w:rsidR="00901523">
          <w:t>live</w:t>
        </w:r>
        <w:r w:rsidR="009B3D06">
          <w:t>-</w:t>
        </w:r>
        <w:r w:rsidR="00901523">
          <w:t>sided</w:t>
        </w:r>
        <w:r w:rsidR="009B3D06">
          <w:t xml:space="preserve"> </w:t>
        </w:r>
        <w:r w:rsidR="009B3D06">
          <w:lastRenderedPageBreak/>
          <w:t>F</w:t>
        </w:r>
        <w:r w:rsidR="00901523">
          <w:t>lycatcher</w:t>
        </w:r>
      </w:ins>
      <w:r w:rsidR="001D7158" w:rsidRPr="001D7158">
        <w:t xml:space="preserve"> detection, the number of active ARU days ranged from 1 to 54 per year, with a mean of 6.84 ± 10.89 days per ARU per year (</w:t>
      </w:r>
      <w:r w:rsidR="001D7158" w:rsidRPr="00F05478">
        <w:rPr>
          <w:b/>
          <w:bCs/>
        </w:rPr>
        <w:t>Fig. 1</w:t>
      </w:r>
      <w:r w:rsidR="001D7158" w:rsidRPr="001D7158">
        <w:t>).</w:t>
      </w:r>
    </w:p>
    <w:p w14:paraId="02CAAD2F" w14:textId="5225BF5B" w:rsidR="001971EB" w:rsidRDefault="00922662" w:rsidP="001971EB">
      <w:pPr>
        <w:pStyle w:val="Heading2"/>
      </w:pPr>
      <w:r w:rsidRPr="00922662">
        <w:t>Modelling</w:t>
      </w:r>
      <w:r w:rsidR="00F57248">
        <w:t xml:space="preserve"> temporal pattern</w:t>
      </w:r>
      <w:r w:rsidRPr="00922662">
        <w:t xml:space="preserve"> </w:t>
      </w:r>
      <w:r w:rsidR="00957DE0">
        <w:t xml:space="preserve">– GAM </w:t>
      </w:r>
      <w:r w:rsidR="00296AB8">
        <w:t>analysis</w:t>
      </w:r>
    </w:p>
    <w:p w14:paraId="1D8E3ABD" w14:textId="262BCFD7" w:rsidR="00296AB8" w:rsidRDefault="00296AB8" w:rsidP="00296AB8">
      <w:pPr>
        <w:rPr>
          <w:lang w:val="en-CA"/>
        </w:rPr>
      </w:pPr>
      <w:r w:rsidRPr="00296AB8">
        <w:rPr>
          <w:lang w:val="en-CA"/>
        </w:rPr>
        <w:t xml:space="preserve">To characterize seasonal vocal activity of </w:t>
      </w:r>
      <w:ins w:id="97" w:author="Ken Otter" w:date="2025-12-17T16:59:00Z" w16du:dateUtc="2025-12-18T00:59:00Z">
        <w:r w:rsidR="00901523">
          <w:t>Olive-sided Flycatcher</w:t>
        </w:r>
      </w:ins>
      <w:del w:id="98" w:author="Ken Otter" w:date="2025-12-17T16:48:00Z" w16du:dateUtc="2025-12-18T00:48:00Z">
        <w:r w:rsidRPr="00296AB8" w:rsidDel="009B3D06">
          <w:rPr>
            <w:lang w:val="en-CA"/>
          </w:rPr>
          <w:delText>OSFL</w:delText>
        </w:r>
      </w:del>
      <w:r w:rsidRPr="00296AB8">
        <w:rPr>
          <w:lang w:val="en-CA"/>
        </w:rPr>
        <w:t xml:space="preserve">, we first refined the dataset by retaining only site–year combinations with at least two consecutive days of </w:t>
      </w:r>
      <w:ins w:id="99" w:author="Ken Otter" w:date="2025-12-17T17:00:00Z" w16du:dateUtc="2025-12-18T01:00:00Z">
        <w:r w:rsidR="00366233">
          <w:t>f</w:t>
        </w:r>
      </w:ins>
      <w:ins w:id="100" w:author="Ken Otter" w:date="2025-12-17T16:59:00Z" w16du:dateUtc="2025-12-18T00:59:00Z">
        <w:r w:rsidR="00901523">
          <w:t>lycatcher</w:t>
        </w:r>
        <w:r w:rsidR="00901523" w:rsidRPr="003F08F3">
          <w:t xml:space="preserve"> </w:t>
        </w:r>
      </w:ins>
      <w:del w:id="101" w:author="Ken Otter" w:date="2025-12-17T16:48:00Z" w16du:dateUtc="2025-12-18T00:48:00Z">
        <w:r w:rsidRPr="00296AB8" w:rsidDel="009B3D06">
          <w:rPr>
            <w:lang w:val="en-CA"/>
          </w:rPr>
          <w:delText>OSFL</w:delText>
        </w:r>
      </w:del>
      <w:del w:id="102" w:author="Ken Otter" w:date="2025-12-17T16:59:00Z" w16du:dateUtc="2025-12-18T00:59:00Z">
        <w:r w:rsidRPr="00296AB8" w:rsidDel="00901523">
          <w:rPr>
            <w:lang w:val="en-CA"/>
          </w:rPr>
          <w:delText xml:space="preserve"> </w:delText>
        </w:r>
      </w:del>
      <w:r w:rsidRPr="00296AB8">
        <w:rPr>
          <w:lang w:val="en-CA"/>
        </w:rPr>
        <w:t xml:space="preserve">detections (hereafter, “selected sites”). This filter excluded </w:t>
      </w:r>
      <w:r>
        <w:rPr>
          <w:lang w:val="en-CA"/>
        </w:rPr>
        <w:t>sites</w:t>
      </w:r>
      <w:r w:rsidRPr="00296AB8">
        <w:rPr>
          <w:lang w:val="en-CA"/>
        </w:rPr>
        <w:t xml:space="preserve"> with very few or sporadic detections, as single-day detections may represent opportunistic vocalizations or transient individuals rather than meaningful patterns of local activity. Using this criterion, we identified 9, 10, and 13 </w:t>
      </w:r>
      <w:del w:id="103" w:author="Ken Otter" w:date="2025-12-17T17:00:00Z" w16du:dateUtc="2025-12-18T01:00:00Z">
        <w:r w:rsidRPr="00296AB8" w:rsidDel="00366233">
          <w:rPr>
            <w:lang w:val="en-CA"/>
          </w:rPr>
          <w:delText xml:space="preserve">selected </w:delText>
        </w:r>
      </w:del>
      <w:r w:rsidRPr="00296AB8">
        <w:rPr>
          <w:lang w:val="en-CA"/>
        </w:rPr>
        <w:t>sites in 2020, 2021, and 2022, respectively</w:t>
      </w:r>
      <w:ins w:id="104" w:author="Ken Otter" w:date="2025-12-17T17:00:00Z" w16du:dateUtc="2025-12-18T01:00:00Z">
        <w:r w:rsidR="00366233">
          <w:rPr>
            <w:lang w:val="en-CA"/>
          </w:rPr>
          <w:t>, which had consistent flycatcher detections</w:t>
        </w:r>
      </w:ins>
      <w:r w:rsidRPr="00296AB8">
        <w:rPr>
          <w:lang w:val="en-CA"/>
        </w:rPr>
        <w:t xml:space="preserve">. </w:t>
      </w:r>
      <w:commentRangeStart w:id="105"/>
      <w:r w:rsidRPr="00296AB8">
        <w:rPr>
          <w:lang w:val="en-CA"/>
        </w:rPr>
        <w:t>A larger proportion of selected sites had detections during June and July (</w:t>
      </w:r>
      <w:r w:rsidRPr="00F05478">
        <w:rPr>
          <w:b/>
          <w:bCs/>
          <w:lang w:val="en-CA"/>
        </w:rPr>
        <w:t>Fig. 2</w:t>
      </w:r>
      <w:r w:rsidRPr="00296AB8">
        <w:rPr>
          <w:lang w:val="en-CA"/>
        </w:rPr>
        <w:t>).</w:t>
      </w:r>
      <w:commentRangeEnd w:id="105"/>
      <w:r w:rsidR="00537372">
        <w:rPr>
          <w:rStyle w:val="CommentReference"/>
          <w:sz w:val="24"/>
          <w:szCs w:val="24"/>
          <w:lang w:val="en-CA"/>
        </w:rPr>
        <w:commentReference w:id="105"/>
      </w:r>
    </w:p>
    <w:p w14:paraId="1628F70A" w14:textId="56F86249" w:rsidR="001C0CB1" w:rsidRDefault="00787506" w:rsidP="00296AB8">
      <w:pPr>
        <w:rPr>
          <w:lang w:val="en-CA"/>
        </w:rPr>
      </w:pPr>
      <w:r>
        <w:rPr>
          <w:noProof/>
        </w:rPr>
        <w:lastRenderedPageBreak/>
        <mc:AlternateContent>
          <mc:Choice Requires="wps">
            <w:drawing>
              <wp:anchor distT="45720" distB="45720" distL="114300" distR="114300" simplePos="0" relativeHeight="251680768" behindDoc="0" locked="0" layoutInCell="1" allowOverlap="1" wp14:anchorId="763823C0" wp14:editId="66FCB302">
                <wp:simplePos x="0" y="0"/>
                <wp:positionH relativeFrom="margin">
                  <wp:align>center</wp:align>
                </wp:positionH>
                <wp:positionV relativeFrom="margin">
                  <wp:align>top</wp:align>
                </wp:positionV>
                <wp:extent cx="6886575" cy="5158740"/>
                <wp:effectExtent l="0" t="0" r="0" b="38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158740"/>
                        </a:xfrm>
                        <a:prstGeom prst="rect">
                          <a:avLst/>
                        </a:prstGeom>
                        <a:noFill/>
                        <a:ln w="9525">
                          <a:noFill/>
                          <a:miter lim="800000"/>
                          <a:headEnd/>
                          <a:tailEnd/>
                        </a:ln>
                      </wps:spPr>
                      <wps:txbx>
                        <w:txbxContent>
                          <w:p w14:paraId="3975DA8D" w14:textId="77777777" w:rsidR="001C0CB1" w:rsidRPr="00190E53" w:rsidRDefault="001C0CB1" w:rsidP="001C0CB1">
                            <w:pPr>
                              <w:jc w:val="center"/>
                              <w:rPr>
                                <w:lang w:val="en-CA"/>
                              </w:rPr>
                            </w:pPr>
                            <w:r>
                              <w:rPr>
                                <w:noProof/>
                              </w:rPr>
                              <w:drawing>
                                <wp:inline distT="0" distB="0" distL="0" distR="0" wp14:anchorId="481DA53C" wp14:editId="1E265A9A">
                                  <wp:extent cx="5931220" cy="3650544"/>
                                  <wp:effectExtent l="0" t="0" r="0" b="7620"/>
                                  <wp:docPr id="38650260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392" cy="3654343"/>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823C0" id="_x0000_s1027" type="#_x0000_t202" style="position:absolute;margin-left:0;margin-top:0;width:542.25pt;height:406.2pt;z-index:251680768;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" filled="f" stroked="f">
                <v:textbox>
                  <w:txbxContent>
                    <w:p w14:paraId="3975DA8D" w14:textId="77777777" w:rsidR="001C0CB1" w:rsidRPr="00190E53" w:rsidRDefault="001C0CB1" w:rsidP="001C0CB1">
                      <w:pPr>
                        <w:jc w:val="center"/>
                        <w:rPr>
                          <w:lang w:val="en-CA"/>
                        </w:rPr>
                      </w:pPr>
                      <w:r>
                        <w:rPr>
                          <w:noProof/>
                        </w:rPr>
                        <w:drawing>
                          <wp:inline distT="0" distB="0" distL="0" distR="0" wp14:anchorId="481DA53C" wp14:editId="1E265A9A">
                            <wp:extent cx="5931220" cy="3650544"/>
                            <wp:effectExtent l="0" t="0" r="0" b="7620"/>
                            <wp:docPr id="38650260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3601" name="Picture 9"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392" cy="3654343"/>
                                    </a:xfrm>
                                    <a:prstGeom prst="rect">
                                      <a:avLst/>
                                    </a:prstGeom>
                                    <a:noFill/>
                                    <a:ln>
                                      <a:noFill/>
                                    </a:ln>
                                  </pic:spPr>
                                </pic:pic>
                              </a:graphicData>
                            </a:graphic>
                          </wp:inline>
                        </w:drawing>
                      </w:r>
                    </w:p>
                    <w:p w14:paraId="794E3394" w14:textId="77777777" w:rsidR="001C0CB1" w:rsidRPr="005C0BD7" w:rsidRDefault="001C0CB1" w:rsidP="001C0CB1">
                      <w:pPr>
                        <w:spacing w:line="276" w:lineRule="auto"/>
                        <w:rPr>
                          <w:rFonts w:asciiTheme="minorHAnsi" w:hAnsiTheme="minorHAnsi" w:cstheme="minorHAnsi"/>
                        </w:rPr>
                      </w:pPr>
                      <w:r w:rsidRPr="00F05478">
                        <w:rPr>
                          <w:rFonts w:asciiTheme="minorHAnsi" w:hAnsiTheme="minorHAnsi" w:cstheme="minorHAnsi"/>
                          <w:b/>
                          <w:bCs/>
                        </w:rPr>
                        <w:t>Fig. 2.</w:t>
                      </w:r>
                      <w:r w:rsidRPr="00F05478">
                        <w:rPr>
                          <w:rFonts w:asciiTheme="minorHAnsi" w:hAnsiTheme="minorHAnsi" w:cstheme="minorHAnsi"/>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anchory="margin"/>
              </v:shape>
            </w:pict>
          </mc:Fallback>
        </mc:AlternateContent>
      </w:r>
    </w:p>
    <w:p w14:paraId="74703129" w14:textId="44C53031" w:rsidR="00296AB8" w:rsidRPr="00296AB8" w:rsidRDefault="00296AB8" w:rsidP="00296AB8">
      <w:pPr>
        <w:rPr>
          <w:lang w:val="en-CA"/>
        </w:rPr>
      </w:pPr>
      <w:r w:rsidRPr="00296AB8">
        <w:rPr>
          <w:lang w:val="en-CA"/>
        </w:rPr>
        <w:t xml:space="preserve">We used Generalized Additive Models (GAMs) </w:t>
      </w:r>
      <w:del w:id="106" w:author="Ken Otter" w:date="2025-12-17T17:02:00Z" w16du:dateUtc="2025-12-18T01:02:00Z">
        <w:r w:rsidDel="003F0C4C">
          <w:rPr>
            <w:lang w:val="en-CA"/>
          </w:rPr>
          <w:delText>given</w:delText>
        </w:r>
        <w:r w:rsidRPr="00296AB8" w:rsidDel="003F0C4C">
          <w:rPr>
            <w:lang w:val="en-CA"/>
          </w:rPr>
          <w:delText xml:space="preserve"> </w:delText>
        </w:r>
      </w:del>
      <w:ins w:id="107" w:author="Ken Otter" w:date="2025-12-17T17:02:00Z" w16du:dateUtc="2025-12-18T01:02:00Z">
        <w:r w:rsidR="003F0C4C">
          <w:rPr>
            <w:lang w:val="en-CA"/>
          </w:rPr>
          <w:t>due to</w:t>
        </w:r>
        <w:r w:rsidR="003F0C4C" w:rsidRPr="00296AB8">
          <w:rPr>
            <w:lang w:val="en-CA"/>
          </w:rPr>
          <w:t xml:space="preserve"> </w:t>
        </w:r>
      </w:ins>
      <w:r w:rsidRPr="00296AB8">
        <w:rPr>
          <w:lang w:val="en-CA"/>
        </w:rPr>
        <w:t xml:space="preserve">their flexibility in capturing nonlinear and cyclic temporal patterns. For all candidate models, the response variable was the daily number of </w:t>
      </w:r>
      <w:ins w:id="108" w:author="Ken Otter" w:date="2025-12-17T17:02:00Z" w16du:dateUtc="2025-12-18T01:02:00Z">
        <w:r w:rsidR="003F0C4C">
          <w:t>Olive-sided Flycatcher</w:t>
        </w:r>
        <w:r w:rsidR="003F0C4C" w:rsidRPr="003F08F3">
          <w:t xml:space="preserve"> </w:t>
        </w:r>
      </w:ins>
      <w:del w:id="109" w:author="Ken Otter" w:date="2025-12-17T16:48:00Z" w16du:dateUtc="2025-12-18T00:48:00Z">
        <w:r w:rsidRPr="00296AB8" w:rsidDel="009B3D06">
          <w:rPr>
            <w:lang w:val="en-CA"/>
          </w:rPr>
          <w:delText>OSFL</w:delText>
        </w:r>
      </w:del>
      <w:del w:id="110" w:author="Ken Otter" w:date="2025-12-17T17:02:00Z" w16du:dateUtc="2025-12-18T01:02:00Z">
        <w:r w:rsidRPr="00296AB8" w:rsidDel="003F0C4C">
          <w:rPr>
            <w:lang w:val="en-CA"/>
          </w:rPr>
          <w:delText xml:space="preserve"> </w:delText>
        </w:r>
      </w:del>
      <w:r w:rsidRPr="00296AB8">
        <w:rPr>
          <w:lang w:val="en-CA"/>
        </w:rPr>
        <w:t xml:space="preserve">detections (i.e., the total detections across all 36 one-minute recordings per day). Julian day was included as a cyclic smooth term to represent seasonal activity patterns, and site and year were included to account for spatial and interannual variation. We constructed a suite of models of increasing complexity (see also </w:t>
      </w:r>
      <w:commentRangeStart w:id="111"/>
      <w:r w:rsidRPr="000C5769">
        <w:rPr>
          <w:b/>
          <w:bCs/>
          <w:lang w:val="en-CA"/>
        </w:rPr>
        <w:t>Fig. S1</w:t>
      </w:r>
      <w:r w:rsidR="000C5769">
        <w:rPr>
          <w:lang w:val="en-CA"/>
        </w:rPr>
        <w:t xml:space="preserve"> </w:t>
      </w:r>
      <w:commentRangeEnd w:id="111"/>
      <w:r w:rsidR="00733C69">
        <w:rPr>
          <w:rStyle w:val="CommentReference"/>
          <w:sz w:val="24"/>
          <w:szCs w:val="24"/>
          <w:lang w:val="en-CA"/>
        </w:rPr>
        <w:commentReference w:id="111"/>
      </w:r>
      <w:r w:rsidR="000C5769">
        <w:rPr>
          <w:lang w:val="en-CA"/>
        </w:rPr>
        <w:t>for model ecological meaning and formula</w:t>
      </w:r>
      <w:r w:rsidRPr="00296AB8">
        <w:rPr>
          <w:lang w:val="en-CA"/>
        </w:rPr>
        <w:t>):</w:t>
      </w:r>
    </w:p>
    <w:p w14:paraId="0F1ADD32" w14:textId="5BA84101" w:rsidR="00296AB8" w:rsidRPr="000C5769" w:rsidRDefault="000C5769" w:rsidP="00296AB8">
      <w:pPr>
        <w:numPr>
          <w:ilvl w:val="0"/>
          <w:numId w:val="18"/>
        </w:numPr>
        <w:rPr>
          <w:lang w:val="en-CA"/>
        </w:rPr>
      </w:pPr>
      <w:r>
        <w:rPr>
          <w:lang w:val="en-CA"/>
        </w:rPr>
        <w:t>m</w:t>
      </w:r>
      <w:r w:rsidR="00296AB8" w:rsidRPr="000C5769">
        <w:rPr>
          <w:lang w:val="en-CA"/>
        </w:rPr>
        <w:t>odel 0 (m0): Null model. A constant detection rate with a random site intercept.</w:t>
      </w:r>
    </w:p>
    <w:p w14:paraId="14A47ED7" w14:textId="0E1320F7" w:rsidR="00296AB8" w:rsidRPr="000C5769" w:rsidRDefault="000C5769" w:rsidP="00296AB8">
      <w:pPr>
        <w:numPr>
          <w:ilvl w:val="0"/>
          <w:numId w:val="18"/>
        </w:numPr>
        <w:rPr>
          <w:lang w:val="en-CA"/>
        </w:rPr>
      </w:pPr>
      <w:r>
        <w:rPr>
          <w:lang w:val="en-CA"/>
        </w:rPr>
        <w:t>m</w:t>
      </w:r>
      <w:r w:rsidR="00296AB8" w:rsidRPr="000C5769">
        <w:rPr>
          <w:lang w:val="en-CA"/>
        </w:rPr>
        <w:t>odel 1 (m1): A single seasonal curve with a random site intercept.</w:t>
      </w:r>
    </w:p>
    <w:p w14:paraId="05A2B003" w14:textId="6C5396FF" w:rsidR="00296AB8" w:rsidRPr="000C5769" w:rsidRDefault="000C5769" w:rsidP="00296AB8">
      <w:pPr>
        <w:numPr>
          <w:ilvl w:val="0"/>
          <w:numId w:val="18"/>
        </w:numPr>
        <w:rPr>
          <w:lang w:val="en-CA"/>
        </w:rPr>
      </w:pPr>
      <w:commentRangeStart w:id="112"/>
      <w:r>
        <w:rPr>
          <w:lang w:val="en-CA"/>
        </w:rPr>
        <w:lastRenderedPageBreak/>
        <w:t>m</w:t>
      </w:r>
      <w:r w:rsidR="00296AB8" w:rsidRPr="000C5769">
        <w:rPr>
          <w:lang w:val="en-CA"/>
        </w:rPr>
        <w:t>odel 2 (m2): A single seasonal curve with random site and year intercepts.</w:t>
      </w:r>
      <w:commentRangeEnd w:id="112"/>
      <w:r w:rsidR="0089370F" w:rsidRPr="000C5769">
        <w:rPr>
          <w:rStyle w:val="CommentReference"/>
          <w:sz w:val="24"/>
          <w:szCs w:val="24"/>
          <w:lang w:val="en-CA"/>
        </w:rPr>
        <w:commentReference w:id="112"/>
      </w:r>
    </w:p>
    <w:p w14:paraId="4D471584" w14:textId="422DA4D1" w:rsidR="00296AB8" w:rsidRPr="000C5769" w:rsidRDefault="000C5769" w:rsidP="00296AB8">
      <w:pPr>
        <w:numPr>
          <w:ilvl w:val="0"/>
          <w:numId w:val="18"/>
        </w:numPr>
        <w:rPr>
          <w:lang w:val="en-CA"/>
        </w:rPr>
      </w:pPr>
      <w:r>
        <w:rPr>
          <w:lang w:val="en-CA"/>
        </w:rPr>
        <w:t>m</w:t>
      </w:r>
      <w:r w:rsidR="00296AB8" w:rsidRPr="000C5769">
        <w:rPr>
          <w:lang w:val="en-CA"/>
        </w:rPr>
        <w:t>odel 3 (m3): Year-specific seasonal curves with a random site intercept.</w:t>
      </w:r>
    </w:p>
    <w:p w14:paraId="3B114C29" w14:textId="0E9B1BB2" w:rsidR="00296AB8" w:rsidRPr="000C5769" w:rsidRDefault="000C5769" w:rsidP="00296AB8">
      <w:pPr>
        <w:numPr>
          <w:ilvl w:val="0"/>
          <w:numId w:val="18"/>
        </w:numPr>
        <w:rPr>
          <w:lang w:val="en-CA"/>
        </w:rPr>
      </w:pPr>
      <w:r>
        <w:rPr>
          <w:lang w:val="en-CA"/>
        </w:rPr>
        <w:t>m</w:t>
      </w:r>
      <w:r w:rsidR="00296AB8" w:rsidRPr="000C5769">
        <w:rPr>
          <w:lang w:val="en-CA"/>
        </w:rPr>
        <w:t>odel 4 (m4): A single seasonal curve with a random site × year intercept.</w:t>
      </w:r>
    </w:p>
    <w:p w14:paraId="21A38741" w14:textId="6FC79037" w:rsidR="00296AB8" w:rsidRPr="000C5769" w:rsidRDefault="000C5769" w:rsidP="00296AB8">
      <w:pPr>
        <w:numPr>
          <w:ilvl w:val="0"/>
          <w:numId w:val="18"/>
        </w:numPr>
        <w:rPr>
          <w:lang w:val="en-CA"/>
        </w:rPr>
      </w:pPr>
      <w:r>
        <w:rPr>
          <w:lang w:val="en-CA"/>
        </w:rPr>
        <w:t>m</w:t>
      </w:r>
      <w:r w:rsidR="00296AB8" w:rsidRPr="000C5769">
        <w:rPr>
          <w:lang w:val="en-CA"/>
        </w:rPr>
        <w:t>odel 5 (m5): A single seasonal curve with smooth year-specific deviations and a random site intercept.</w:t>
      </w:r>
    </w:p>
    <w:p w14:paraId="19889199" w14:textId="1E509D3E" w:rsidR="00296AB8" w:rsidRPr="00296AB8" w:rsidRDefault="000C5769" w:rsidP="00296AB8">
      <w:pPr>
        <w:numPr>
          <w:ilvl w:val="0"/>
          <w:numId w:val="18"/>
        </w:numPr>
        <w:rPr>
          <w:lang w:val="en-CA"/>
        </w:rPr>
      </w:pPr>
      <w:r>
        <w:rPr>
          <w:lang w:val="en-CA"/>
        </w:rPr>
        <w:t>m</w:t>
      </w:r>
      <w:r w:rsidR="00296AB8" w:rsidRPr="000C5769">
        <w:rPr>
          <w:lang w:val="en-CA"/>
        </w:rPr>
        <w:t>odel 6 (m6): Year</w:t>
      </w:r>
      <w:r w:rsidR="00296AB8" w:rsidRPr="00296AB8">
        <w:rPr>
          <w:lang w:val="en-CA"/>
        </w:rPr>
        <w:t>-specific seasonal curves with a random site × year intercept.</w:t>
      </w:r>
    </w:p>
    <w:p w14:paraId="27464AEA" w14:textId="03D9AD10" w:rsidR="00296AB8" w:rsidRPr="00296AB8" w:rsidRDefault="00296AB8" w:rsidP="00296AB8">
      <w:pPr>
        <w:rPr>
          <w:lang w:val="en-CA"/>
        </w:rPr>
      </w:pPr>
      <w:r w:rsidRPr="00296AB8">
        <w:rPr>
          <w:lang w:val="en-CA"/>
        </w:rPr>
        <w:t>All models were fitted using</w:t>
      </w:r>
      <w:r w:rsidR="001C0CB1">
        <w:rPr>
          <w:lang w:val="en-CA"/>
        </w:rPr>
        <w:t xml:space="preserve"> the </w:t>
      </w:r>
      <w:r w:rsidR="001C0CB1" w:rsidRPr="0097040B">
        <w:rPr>
          <w:i/>
          <w:iCs/>
          <w:lang w:val="en-CA"/>
        </w:rPr>
        <w:t>gam()</w:t>
      </w:r>
      <w:r w:rsidR="001C0CB1">
        <w:rPr>
          <w:lang w:val="en-CA"/>
        </w:rPr>
        <w:t xml:space="preserve"> function in the mgcv R package </w:t>
      </w:r>
      <w:r w:rsidR="001D61AD">
        <w:rPr>
          <w:lang w:val="en-CA"/>
        </w:rPr>
        <w:fldChar w:fldCharType="begin"/>
      </w:r>
      <w:r w:rsidR="001D61AD">
        <w:rPr>
          <w:lang w:val="en-CA"/>
        </w:rPr>
        <w:instrText xml:space="preserve"> ADDIN ZOTERO_ITEM CSL_CITATION {"citationID":"WEkya8Ng","properties":{"formattedCitation":"(Wood 2001)","plainCitation":"(Wood 2001)","noteIndex":0},"citationItems":[{"id":364,"uris":["http://zotero.org/users/12201677/items/WL27YYTE"],"itemData":{"id":364,"type":"article-newspaper","container-title":"R News","ISSN":"1609-3631","title":"mgcv: GAMs and generalized ridge regression for R","author":[{"family":"Wood","given":"Simon N."}],"issued":{"date-parts":[["2001"]]}}}],"schema":"https://github.com/citation-style-language/schema/raw/master/csl-citation.json"} </w:instrText>
      </w:r>
      <w:r w:rsidR="001D61AD">
        <w:rPr>
          <w:lang w:val="en-CA"/>
        </w:rPr>
        <w:fldChar w:fldCharType="separate"/>
      </w:r>
      <w:r w:rsidR="001D61AD" w:rsidRPr="001D61AD">
        <w:t>(Wood 2001)</w:t>
      </w:r>
      <w:r w:rsidR="001D61AD">
        <w:rPr>
          <w:lang w:val="en-CA"/>
        </w:rPr>
        <w:fldChar w:fldCharType="end"/>
      </w:r>
      <w:r w:rsidR="001C0CB1">
        <w:rPr>
          <w:lang w:val="en-CA"/>
        </w:rPr>
        <w:t>. M</w:t>
      </w:r>
      <w:r w:rsidRPr="00296AB8">
        <w:rPr>
          <w:lang w:val="en-CA"/>
        </w:rPr>
        <w:t xml:space="preserve">aximum likelihood (ML) </w:t>
      </w:r>
      <w:r w:rsidR="001C0CB1">
        <w:rPr>
          <w:lang w:val="en-CA"/>
        </w:rPr>
        <w:t>was</w:t>
      </w:r>
      <w:r w:rsidR="0097040B">
        <w:rPr>
          <w:lang w:val="en-CA"/>
        </w:rPr>
        <w:t xml:space="preserve"> used to</w:t>
      </w:r>
      <w:r w:rsidRPr="00296AB8">
        <w:rPr>
          <w:lang w:val="en-CA"/>
        </w:rPr>
        <w:t xml:space="preserve"> enable valid comparison of Akaike Information Criterion (AIC) values across models with differing fixed-effects structures </w:t>
      </w:r>
      <w:r w:rsidR="001D61AD">
        <w:rPr>
          <w:lang w:val="en-CA"/>
        </w:rPr>
        <w:fldChar w:fldCharType="begin"/>
      </w:r>
      <w:r w:rsidR="001D61AD">
        <w:rPr>
          <w:lang w:val="en-CA"/>
        </w:rPr>
        <w:instrText xml:space="preserve"> ADDIN ZOTERO_ITEM CSL_CITATION {"citationID":"kZLdjCtO","properties":{"formattedCitation":"(Zuur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 xml:space="preserve">. </w:t>
      </w:r>
      <w:commentRangeStart w:id="113"/>
      <w:r w:rsidRPr="00296AB8">
        <w:rPr>
          <w:lang w:val="en-CA"/>
        </w:rPr>
        <w:t>The model with the lowest AIC value was considered best supported by the data</w:t>
      </w:r>
      <w:commentRangeEnd w:id="113"/>
      <w:r w:rsidR="00BB4678" w:rsidRPr="00296AB8">
        <w:rPr>
          <w:rStyle w:val="CommentReference"/>
          <w:sz w:val="24"/>
          <w:szCs w:val="24"/>
          <w:lang w:val="en-CA"/>
        </w:rPr>
        <w:commentReference w:id="113"/>
      </w:r>
      <w:r w:rsidRPr="00296AB8">
        <w:rPr>
          <w:lang w:val="en-CA"/>
        </w:rPr>
        <w:t xml:space="preserve">. This top model was then refitted using restricted maximum likelihood (REML) to obtain stable smoothing-parameter estimates and to generate the final inference and visualizations </w:t>
      </w:r>
      <w:r w:rsidR="001D61AD">
        <w:rPr>
          <w:lang w:val="en-CA"/>
        </w:rPr>
        <w:fldChar w:fldCharType="begin"/>
      </w:r>
      <w:r w:rsidR="001D61AD">
        <w:rPr>
          <w:lang w:val="en-CA"/>
        </w:rPr>
        <w:instrText xml:space="preserve"> ADDIN ZOTERO_ITEM CSL_CITATION {"citationID":"LK94beKE","properties":{"formattedCitation":"(Zuur et al. 2009)","plainCitation":"(Zuur et al. 2009)","noteIndex":0},"citationItems":[{"id":365,"uris":["http://zotero.org/users/12201677/items/HPKPZSFR"],"itemData":{"id":365,"type":"book","collection-title":"Statistics for Biology and Health","event-place":"New York, NY","ISBN":"978-0-387-87457-9","language":"en","license":"https://www.springernature.com/gp/researchers/text-and-data-mining","note":"DOI: 10.1007/978-0-387-87458-6","publisher":"Springer","publisher-place":"New York, NY","source":"DOI.org (Crossref)","title":"Mixed effects models and extensions in ecology with R","URL":"https://link.springer.com/10.1007/978-0-387-87458-6","author":[{"family":"Zuur","given":"Alain F."},{"family":"Ieno","given":"Elena N."},{"family":"Walker","given":"Neil"},{"family":"Saveliev","given":"Anatoly A."},{"family":"Smith","given":"Graham M."}],"accessed":{"date-parts":[["2025",12,10]]},"issued":{"date-parts":[["2009"]]}}}],"schema":"https://github.com/citation-style-language/schema/raw/master/csl-citation.json"} </w:instrText>
      </w:r>
      <w:r w:rsidR="001D61AD">
        <w:rPr>
          <w:lang w:val="en-CA"/>
        </w:rPr>
        <w:fldChar w:fldCharType="separate"/>
      </w:r>
      <w:r w:rsidR="001D61AD" w:rsidRPr="001D61AD">
        <w:t>(Zuur et al. 2009)</w:t>
      </w:r>
      <w:r w:rsidR="001D61AD">
        <w:rPr>
          <w:lang w:val="en-CA"/>
        </w:rPr>
        <w:fldChar w:fldCharType="end"/>
      </w:r>
      <w:r w:rsidRPr="00296AB8">
        <w:rPr>
          <w:lang w:val="en-CA"/>
        </w:rPr>
        <w:t>.</w:t>
      </w:r>
    </w:p>
    <w:p w14:paraId="1B6B7715" w14:textId="77777777" w:rsidR="00296AB8" w:rsidRDefault="00296AB8" w:rsidP="00E84B56">
      <w:pPr>
        <w:rPr>
          <w:lang w:val="en-CA"/>
        </w:rPr>
      </w:pPr>
    </w:p>
    <w:p w14:paraId="761549FF" w14:textId="77777777" w:rsidR="00296AB8" w:rsidRDefault="00296AB8" w:rsidP="00E84B56">
      <w:pPr>
        <w:rPr>
          <w:lang w:val="en-CA"/>
        </w:rPr>
      </w:pPr>
    </w:p>
    <w:p w14:paraId="7A432C24" w14:textId="77777777" w:rsidR="001C0CB1" w:rsidRDefault="001C0CB1">
      <w:pPr>
        <w:spacing w:line="259" w:lineRule="auto"/>
        <w:rPr>
          <w:lang w:val="en-CA"/>
        </w:rPr>
      </w:pPr>
      <w:r>
        <w:rPr>
          <w:lang w:val="en-CA"/>
        </w:rPr>
        <w:br w:type="page"/>
      </w:r>
    </w:p>
    <w:p w14:paraId="7CF3699C" w14:textId="4CB0B1E8" w:rsidR="00027C17" w:rsidRPr="00922662" w:rsidRDefault="00027C17" w:rsidP="00027C17">
      <w:pPr>
        <w:pStyle w:val="Heading2"/>
      </w:pPr>
      <w:r w:rsidRPr="00922662">
        <w:lastRenderedPageBreak/>
        <w:t>Modelling</w:t>
      </w:r>
      <w:r>
        <w:t xml:space="preserve"> spatial pattern</w:t>
      </w:r>
      <w:r w:rsidRPr="00922662">
        <w:t xml:space="preserve"> </w:t>
      </w:r>
      <w:r>
        <w:t xml:space="preserve">– occupancy </w:t>
      </w:r>
      <w:r w:rsidR="0097040B">
        <w:t>analysis</w:t>
      </w:r>
    </w:p>
    <w:p w14:paraId="05CE578B" w14:textId="3A83AA51" w:rsidR="001D7158" w:rsidRDefault="00E41289" w:rsidP="00E41289">
      <w:pPr>
        <w:rPr>
          <w:lang w:val="en-CA"/>
        </w:rPr>
      </w:pPr>
      <w:r>
        <w:rPr>
          <w:noProof/>
        </w:rPr>
        <mc:AlternateContent>
          <mc:Choice Requires="wps">
            <w:drawing>
              <wp:anchor distT="45720" distB="45720" distL="114300" distR="114300" simplePos="0" relativeHeight="251672576" behindDoc="0" locked="0" layoutInCell="1" allowOverlap="1" wp14:anchorId="07FC744A" wp14:editId="0CB62B0C">
                <wp:simplePos x="0" y="0"/>
                <wp:positionH relativeFrom="margin">
                  <wp:posOffset>-590961</wp:posOffset>
                </wp:positionH>
                <wp:positionV relativeFrom="paragraph">
                  <wp:posOffset>3766257</wp:posOffset>
                </wp:positionV>
                <wp:extent cx="7188200" cy="3915410"/>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0" cy="3915410"/>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920876032"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37FBD72F"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w:t>
                            </w:r>
                            <w:del w:id="114" w:author="Ken Otter" w:date="2025-12-17T17:12:00Z" w16du:dateUtc="2025-12-18T01:12:00Z">
                              <w:r w:rsidRPr="0076497A" w:rsidDel="00801586">
                                <w:rPr>
                                  <w:rFonts w:asciiTheme="minorHAnsi" w:hAnsiTheme="minorHAnsi" w:cstheme="minorHAnsi"/>
                                  <w:color w:val="000000" w:themeColor="text1"/>
                                </w:rPr>
                                <w:delText xml:space="preserve">(OSFL) </w:delText>
                              </w:r>
                            </w:del>
                            <w:r w:rsidRPr="0076497A">
                              <w:rPr>
                                <w:rFonts w:asciiTheme="minorHAnsi" w:hAnsiTheme="minorHAnsi" w:cstheme="minorHAnsi"/>
                                <w:color w:val="000000" w:themeColor="text1"/>
                              </w:rPr>
                              <w:t xml:space="preserve">across sites in June of 2020, 2021, and 2022, using a 5-day detection window. Grey cells indicate periods when ARUs were not functioning, light blue cells indicate </w:t>
                            </w:r>
                            <w:del w:id="115" w:author="Ken Otter" w:date="2025-12-17T17:12:00Z" w16du:dateUtc="2025-12-18T01:12:00Z">
                              <w:r w:rsidRPr="0076497A" w:rsidDel="00801586">
                                <w:rPr>
                                  <w:rFonts w:asciiTheme="minorHAnsi" w:hAnsiTheme="minorHAnsi" w:cstheme="minorHAnsi"/>
                                  <w:color w:val="000000" w:themeColor="text1"/>
                                </w:rPr>
                                <w:delText xml:space="preserve">OSFL </w:delText>
                              </w:r>
                            </w:del>
                            <w:ins w:id="116" w:author="Ken Otter" w:date="2025-12-17T17:12:00Z" w16du:dateUtc="2025-12-18T01:12:00Z">
                              <w:r w:rsidR="00801586">
                                <w:rPr>
                                  <w:rFonts w:asciiTheme="minorHAnsi" w:hAnsiTheme="minorHAnsi" w:cstheme="minorHAnsi"/>
                                  <w:color w:val="000000" w:themeColor="text1"/>
                                </w:rPr>
                                <w:t>flycatcher</w:t>
                              </w:r>
                              <w:r w:rsidR="00801586" w:rsidRPr="0076497A">
                                <w:rPr>
                                  <w:rFonts w:asciiTheme="minorHAnsi" w:hAnsiTheme="minorHAnsi" w:cstheme="minorHAnsi"/>
                                  <w:color w:val="000000" w:themeColor="text1"/>
                                </w:rPr>
                                <w:t xml:space="preserve"> </w:t>
                              </w:r>
                            </w:ins>
                            <w:r w:rsidRPr="0076497A">
                              <w:rPr>
                                <w:rFonts w:asciiTheme="minorHAnsi" w:hAnsiTheme="minorHAnsi" w:cstheme="minorHAnsi"/>
                                <w:color w:val="000000" w:themeColor="text1"/>
                              </w:rPr>
                              <w:t xml:space="preserve">absence (0), and dark blue cells indicate </w:t>
                            </w:r>
                            <w:del w:id="117" w:author="Ken Otter" w:date="2025-12-17T17:12:00Z" w16du:dateUtc="2025-12-18T01:12:00Z">
                              <w:r w:rsidRPr="0076497A" w:rsidDel="00801586">
                                <w:rPr>
                                  <w:rFonts w:asciiTheme="minorHAnsi" w:hAnsiTheme="minorHAnsi" w:cstheme="minorHAnsi"/>
                                  <w:color w:val="000000" w:themeColor="text1"/>
                                </w:rPr>
                                <w:delText xml:space="preserve">OSFL </w:delText>
                              </w:r>
                            </w:del>
                            <w:ins w:id="118" w:author="Ken Otter" w:date="2025-12-17T17:12:00Z" w16du:dateUtc="2025-12-18T01:12:00Z">
                              <w:r w:rsidR="00801586">
                                <w:rPr>
                                  <w:rFonts w:asciiTheme="minorHAnsi" w:hAnsiTheme="minorHAnsi" w:cstheme="minorHAnsi"/>
                                  <w:color w:val="000000" w:themeColor="text1"/>
                                </w:rPr>
                                <w:t>flycatcher</w:t>
                              </w:r>
                              <w:r w:rsidR="00801586" w:rsidRPr="0076497A">
                                <w:rPr>
                                  <w:rFonts w:asciiTheme="minorHAnsi" w:hAnsiTheme="minorHAnsi" w:cstheme="minorHAnsi"/>
                                  <w:color w:val="000000" w:themeColor="text1"/>
                                </w:rPr>
                                <w:t xml:space="preserve"> </w:t>
                              </w:r>
                            </w:ins>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46.55pt;margin-top:296.55pt;width:566pt;height:308.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" filled="f" stroked="f">
                <v:textbox>
                  <w:txbxContent>
                    <w:p w14:paraId="45730638" w14:textId="77777777" w:rsidR="00027C17" w:rsidRPr="00190E53" w:rsidRDefault="00027C17" w:rsidP="00027C17">
                      <w:pPr>
                        <w:jc w:val="center"/>
                        <w:rPr>
                          <w:lang w:val="en-CA"/>
                        </w:rPr>
                      </w:pPr>
                      <w:r w:rsidRPr="00925B8D">
                        <w:rPr>
                          <w:noProof/>
                          <w:lang w:val="en-CA"/>
                        </w:rPr>
                        <w:drawing>
                          <wp:inline distT="0" distB="0" distL="0" distR="0" wp14:anchorId="0480E6FA" wp14:editId="07BDC47C">
                            <wp:extent cx="6957892" cy="2485068"/>
                            <wp:effectExtent l="0" t="0" r="0" b="0"/>
                            <wp:docPr id="920876032"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20449" cy="2507411"/>
                                    </a:xfrm>
                                    <a:prstGeom prst="rect">
                                      <a:avLst/>
                                    </a:prstGeom>
                                    <a:noFill/>
                                    <a:ln>
                                      <a:noFill/>
                                    </a:ln>
                                  </pic:spPr>
                                </pic:pic>
                              </a:graphicData>
                            </a:graphic>
                          </wp:inline>
                        </w:drawing>
                      </w:r>
                    </w:p>
                    <w:p w14:paraId="68C263F0" w14:textId="37FBD72F" w:rsidR="00027C17" w:rsidRPr="005C0BD7" w:rsidRDefault="0076497A" w:rsidP="0076497A">
                      <w:pPr>
                        <w:spacing w:line="276" w:lineRule="auto"/>
                        <w:rPr>
                          <w:rFonts w:asciiTheme="minorHAnsi" w:hAnsiTheme="minorHAnsi" w:cstheme="minorHAnsi"/>
                        </w:rPr>
                      </w:pPr>
                      <w:r w:rsidRPr="000C5769">
                        <w:rPr>
                          <w:rFonts w:asciiTheme="minorHAnsi" w:hAnsiTheme="minorHAnsi" w:cstheme="minorHAnsi"/>
                          <w:b/>
                          <w:bCs/>
                        </w:rPr>
                        <w:t>Fig. 3.</w:t>
                      </w:r>
                      <w:r w:rsidRPr="000C5769">
                        <w:rPr>
                          <w:rFonts w:asciiTheme="minorHAnsi" w:hAnsiTheme="minorHAnsi" w:cstheme="minorHAnsi"/>
                        </w:rPr>
                        <w:t xml:space="preserve"> </w:t>
                      </w:r>
                      <w:r w:rsidRPr="0076497A">
                        <w:rPr>
                          <w:rFonts w:asciiTheme="minorHAnsi" w:hAnsiTheme="minorHAnsi" w:cstheme="minorHAnsi"/>
                          <w:color w:val="000000" w:themeColor="text1"/>
                        </w:rPr>
                        <w:t>Detection</w:t>
                      </w:r>
                      <w:r w:rsidR="00F05478">
                        <w:rPr>
                          <w:rFonts w:asciiTheme="minorHAnsi" w:hAnsiTheme="minorHAnsi" w:cstheme="minorHAnsi"/>
                          <w:color w:val="000000" w:themeColor="text1"/>
                        </w:rPr>
                        <w:t xml:space="preserve"> history</w:t>
                      </w:r>
                      <w:r w:rsidRPr="0076497A">
                        <w:rPr>
                          <w:rFonts w:asciiTheme="minorHAnsi" w:hAnsiTheme="minorHAnsi" w:cstheme="minorHAnsi"/>
                          <w:color w:val="000000" w:themeColor="text1"/>
                        </w:rPr>
                        <w:t xml:space="preserve"> for Olive-sided Flycatcher </w:t>
                      </w:r>
                      <w:del w:id="117" w:author="Ken Otter" w:date="2025-12-17T17:12:00Z" w16du:dateUtc="2025-12-18T01:12:00Z">
                        <w:r w:rsidRPr="0076497A" w:rsidDel="00801586">
                          <w:rPr>
                            <w:rFonts w:asciiTheme="minorHAnsi" w:hAnsiTheme="minorHAnsi" w:cstheme="minorHAnsi"/>
                            <w:color w:val="000000" w:themeColor="text1"/>
                          </w:rPr>
                          <w:delText xml:space="preserve">(OSFL) </w:delText>
                        </w:r>
                      </w:del>
                      <w:r w:rsidRPr="0076497A">
                        <w:rPr>
                          <w:rFonts w:asciiTheme="minorHAnsi" w:hAnsiTheme="minorHAnsi" w:cstheme="minorHAnsi"/>
                          <w:color w:val="000000" w:themeColor="text1"/>
                        </w:rPr>
                        <w:t xml:space="preserve">across sites in June of 2020, 2021, and 2022, using a 5-day detection window. Grey cells indicate periods when ARUs were not functioning, light blue cells indicate </w:t>
                      </w:r>
                      <w:del w:id="118" w:author="Ken Otter" w:date="2025-12-17T17:12:00Z" w16du:dateUtc="2025-12-18T01:12:00Z">
                        <w:r w:rsidRPr="0076497A" w:rsidDel="00801586">
                          <w:rPr>
                            <w:rFonts w:asciiTheme="minorHAnsi" w:hAnsiTheme="minorHAnsi" w:cstheme="minorHAnsi"/>
                            <w:color w:val="000000" w:themeColor="text1"/>
                          </w:rPr>
                          <w:delText xml:space="preserve">OSFL </w:delText>
                        </w:r>
                      </w:del>
                      <w:ins w:id="119" w:author="Ken Otter" w:date="2025-12-17T17:12:00Z" w16du:dateUtc="2025-12-18T01:12:00Z">
                        <w:r w:rsidR="00801586">
                          <w:rPr>
                            <w:rFonts w:asciiTheme="minorHAnsi" w:hAnsiTheme="minorHAnsi" w:cstheme="minorHAnsi"/>
                            <w:color w:val="000000" w:themeColor="text1"/>
                          </w:rPr>
                          <w:t>flycatcher</w:t>
                        </w:r>
                        <w:r w:rsidR="00801586" w:rsidRPr="0076497A">
                          <w:rPr>
                            <w:rFonts w:asciiTheme="minorHAnsi" w:hAnsiTheme="minorHAnsi" w:cstheme="minorHAnsi"/>
                            <w:color w:val="000000" w:themeColor="text1"/>
                          </w:rPr>
                          <w:t xml:space="preserve"> </w:t>
                        </w:r>
                      </w:ins>
                      <w:r w:rsidRPr="0076497A">
                        <w:rPr>
                          <w:rFonts w:asciiTheme="minorHAnsi" w:hAnsiTheme="minorHAnsi" w:cstheme="minorHAnsi"/>
                          <w:color w:val="000000" w:themeColor="text1"/>
                        </w:rPr>
                        <w:t xml:space="preserve">absence (0), and dark blue cells indicate </w:t>
                      </w:r>
                      <w:del w:id="120" w:author="Ken Otter" w:date="2025-12-17T17:12:00Z" w16du:dateUtc="2025-12-18T01:12:00Z">
                        <w:r w:rsidRPr="0076497A" w:rsidDel="00801586">
                          <w:rPr>
                            <w:rFonts w:asciiTheme="minorHAnsi" w:hAnsiTheme="minorHAnsi" w:cstheme="minorHAnsi"/>
                            <w:color w:val="000000" w:themeColor="text1"/>
                          </w:rPr>
                          <w:delText xml:space="preserve">OSFL </w:delText>
                        </w:r>
                      </w:del>
                      <w:ins w:id="121" w:author="Ken Otter" w:date="2025-12-17T17:12:00Z" w16du:dateUtc="2025-12-18T01:12:00Z">
                        <w:r w:rsidR="00801586">
                          <w:rPr>
                            <w:rFonts w:asciiTheme="minorHAnsi" w:hAnsiTheme="minorHAnsi" w:cstheme="minorHAnsi"/>
                            <w:color w:val="000000" w:themeColor="text1"/>
                          </w:rPr>
                          <w:t>flycatcher</w:t>
                        </w:r>
                        <w:r w:rsidR="00801586" w:rsidRPr="0076497A">
                          <w:rPr>
                            <w:rFonts w:asciiTheme="minorHAnsi" w:hAnsiTheme="minorHAnsi" w:cstheme="minorHAnsi"/>
                            <w:color w:val="000000" w:themeColor="text1"/>
                          </w:rPr>
                          <w:t xml:space="preserve"> </w:t>
                        </w:r>
                      </w:ins>
                      <w:r w:rsidRPr="0076497A">
                        <w:rPr>
                          <w:rFonts w:asciiTheme="minorHAnsi" w:hAnsiTheme="minorHAnsi" w:cstheme="minorHAnsi"/>
                          <w:color w:val="000000" w:themeColor="text1"/>
                        </w:rPr>
                        <w:t xml:space="preserve">presence (1). This </w:t>
                      </w:r>
                      <w:r w:rsidR="00F05478">
                        <w:rPr>
                          <w:rFonts w:asciiTheme="minorHAnsi" w:hAnsiTheme="minorHAnsi" w:cstheme="minorHAnsi"/>
                          <w:color w:val="000000" w:themeColor="text1"/>
                        </w:rPr>
                        <w:t>detection history</w:t>
                      </w:r>
                      <w:r w:rsidRPr="0076497A">
                        <w:rPr>
                          <w:rFonts w:asciiTheme="minorHAnsi" w:hAnsiTheme="minorHAnsi" w:cstheme="minorHAnsi"/>
                          <w:color w:val="000000" w:themeColor="text1"/>
                        </w:rPr>
                        <w:t xml:space="preserve"> was used as the input for the occupancy model.</w:t>
                      </w:r>
                    </w:p>
                  </w:txbxContent>
                </v:textbox>
                <w10:wrap type="square" anchorx="margin"/>
              </v:shape>
            </w:pict>
          </mc:Fallback>
        </mc:AlternateContent>
      </w:r>
      <w:r w:rsidR="0097040B" w:rsidRPr="0097040B">
        <w:t xml:space="preserve">We used occupancy modelling to examine the spatial distribution of </w:t>
      </w:r>
      <w:ins w:id="119" w:author="Ken Otter" w:date="2025-12-17T17:08:00Z" w16du:dateUtc="2025-12-18T01:08:00Z">
        <w:r w:rsidR="00BB4678">
          <w:t>Olive-sided Flycatcher</w:t>
        </w:r>
      </w:ins>
      <w:ins w:id="120" w:author="Ken Otter" w:date="2025-12-17T17:09:00Z" w16du:dateUtc="2025-12-18T01:09:00Z">
        <w:r w:rsidR="00B61A66">
          <w:t>s</w:t>
        </w:r>
      </w:ins>
      <w:ins w:id="121" w:author="Ken Otter" w:date="2025-12-17T17:08:00Z" w16du:dateUtc="2025-12-18T01:08:00Z">
        <w:r w:rsidR="00BB4678" w:rsidRPr="003F08F3">
          <w:t xml:space="preserve"> </w:t>
        </w:r>
      </w:ins>
      <w:del w:id="122" w:author="Ken Otter" w:date="2025-12-17T16:48:00Z" w16du:dateUtc="2025-12-18T00:48:00Z">
        <w:r w:rsidR="0097040B" w:rsidRPr="0097040B" w:rsidDel="009B3D06">
          <w:delText>OSFL</w:delText>
        </w:r>
      </w:del>
      <w:del w:id="123" w:author="Ken Otter" w:date="2025-12-17T17:08:00Z" w16du:dateUtc="2025-12-18T01:08:00Z">
        <w:r w:rsidR="0097040B" w:rsidRPr="0097040B" w:rsidDel="00BB4678">
          <w:delText xml:space="preserve"> </w:delText>
        </w:r>
      </w:del>
      <w:r w:rsidR="0097040B" w:rsidRPr="0097040B">
        <w:t xml:space="preserve">using acoustic </w:t>
      </w:r>
      <w:del w:id="124" w:author="Ken Otter" w:date="2025-12-17T17:09:00Z" w16du:dateUtc="2025-12-18T01:09:00Z">
        <w:r w:rsidR="0097040B" w:rsidRPr="0097040B" w:rsidDel="00B61A66">
          <w:delText xml:space="preserve">monitoring </w:delText>
        </w:r>
      </w:del>
      <w:r w:rsidR="0097040B" w:rsidRPr="0097040B">
        <w:t>data. To satisfy the closure assumption</w:t>
      </w:r>
      <w:r w:rsidR="0097040B">
        <w:t xml:space="preserve">, </w:t>
      </w:r>
      <w:r w:rsidR="0097040B" w:rsidRPr="0097040B">
        <w:t>that occupancy status remains constant across repeated surveys</w:t>
      </w:r>
      <w:r w:rsidR="0097040B">
        <w:t xml:space="preserve">, </w:t>
      </w:r>
      <w:r w:rsidR="0097040B" w:rsidRPr="0097040B">
        <w:t xml:space="preserve">we restricted the analysis to 1–30 June, when </w:t>
      </w:r>
      <w:ins w:id="125" w:author="Ken Otter" w:date="2025-12-17T17:08:00Z" w16du:dateUtc="2025-12-18T01:08:00Z">
        <w:r w:rsidR="00BB4678">
          <w:t>Olive-sided Flycatcher</w:t>
        </w:r>
      </w:ins>
      <w:ins w:id="126" w:author="Ken Otter" w:date="2025-12-17T17:09:00Z" w16du:dateUtc="2025-12-18T01:09:00Z">
        <w:r w:rsidR="00B61A66">
          <w:t>s</w:t>
        </w:r>
      </w:ins>
      <w:ins w:id="127" w:author="Ken Otter" w:date="2025-12-17T17:08:00Z" w16du:dateUtc="2025-12-18T01:08:00Z">
        <w:r w:rsidR="00BB4678" w:rsidRPr="003F08F3">
          <w:t xml:space="preserve"> </w:t>
        </w:r>
      </w:ins>
      <w:del w:id="128" w:author="Ken Otter" w:date="2025-12-17T16:48:00Z" w16du:dateUtc="2025-12-18T00:48:00Z">
        <w:r w:rsidR="0097040B" w:rsidRPr="0097040B" w:rsidDel="009B3D06">
          <w:delText>OSFL</w:delText>
        </w:r>
      </w:del>
      <w:del w:id="129" w:author="Ken Otter" w:date="2025-12-17T17:08:00Z" w16du:dateUtc="2025-12-18T01:08:00Z">
        <w:r w:rsidR="0097040B" w:rsidRPr="0097040B" w:rsidDel="00BB4678">
          <w:delText xml:space="preserve"> </w:delText>
        </w:r>
      </w:del>
      <w:r w:rsidR="0097040B" w:rsidRPr="0097040B">
        <w:t xml:space="preserve">were </w:t>
      </w:r>
      <w:ins w:id="130" w:author="Ken Otter" w:date="2025-12-17T17:09:00Z" w16du:dateUtc="2025-12-18T01:09:00Z">
        <w:r w:rsidR="00157BB0">
          <w:t xml:space="preserve">both </w:t>
        </w:r>
      </w:ins>
      <w:r w:rsidR="0097040B" w:rsidRPr="0097040B">
        <w:t xml:space="preserve">actively singing and </w:t>
      </w:r>
      <w:r w:rsidR="000C5769">
        <w:t xml:space="preserve">the occupancy status </w:t>
      </w:r>
      <w:del w:id="131" w:author="Ken Otter" w:date="2025-12-17T17:09:00Z" w16du:dateUtc="2025-12-18T01:09:00Z">
        <w:r w:rsidR="000C5769" w:rsidDel="00157BB0">
          <w:delText xml:space="preserve">is </w:delText>
        </w:r>
      </w:del>
      <w:ins w:id="132" w:author="Ken Otter" w:date="2025-12-17T17:09:00Z" w16du:dateUtc="2025-12-18T01:09:00Z">
        <w:r w:rsidR="00157BB0">
          <w:t xml:space="preserve">would be considered </w:t>
        </w:r>
      </w:ins>
      <w:r w:rsidR="000C5769">
        <w:t>stable</w:t>
      </w:r>
      <w:ins w:id="133" w:author="Ken Otter" w:date="2025-12-17T17:10:00Z" w16du:dateUtc="2025-12-18T01:10:00Z">
        <w:r w:rsidR="00157BB0">
          <w:t xml:space="preserve"> as </w:t>
        </w:r>
        <w:r w:rsidR="00390EBE">
          <w:t xml:space="preserve">birds would be considered </w:t>
        </w:r>
        <w:r w:rsidR="007130F8">
          <w:t>settle</w:t>
        </w:r>
        <w:r w:rsidR="00390EBE">
          <w:t>d</w:t>
        </w:r>
        <w:r w:rsidR="007130F8">
          <w:t xml:space="preserve"> on </w:t>
        </w:r>
      </w:ins>
      <w:del w:id="134" w:author="Ken Otter" w:date="2025-12-17T17:10:00Z" w16du:dateUtc="2025-12-18T01:10:00Z">
        <w:r w:rsidR="0097040B" w:rsidRPr="0097040B" w:rsidDel="007130F8">
          <w:delText xml:space="preserve"> </w:delText>
        </w:r>
      </w:del>
      <w:ins w:id="135" w:author="Ken Otter" w:date="2025-12-17T17:10:00Z" w16du:dateUtc="2025-12-18T01:10:00Z">
        <w:r w:rsidR="00390EBE">
          <w:t>ind</w:t>
        </w:r>
      </w:ins>
      <w:ins w:id="136" w:author="Ken Otter" w:date="2025-12-17T17:11:00Z" w16du:dateUtc="2025-12-18T01:11:00Z">
        <w:r w:rsidR="00390EBE">
          <w:t xml:space="preserve">ividual </w:t>
        </w:r>
      </w:ins>
      <w:del w:id="137" w:author="Ken Otter" w:date="2025-12-17T17:10:00Z" w16du:dateUtc="2025-12-18T01:10:00Z">
        <w:r w:rsidR="0097040B" w:rsidRPr="0097040B" w:rsidDel="007130F8">
          <w:delText xml:space="preserve">at </w:delText>
        </w:r>
      </w:del>
      <w:r w:rsidR="0097040B" w:rsidRPr="0097040B">
        <w:t>breeding territories</w:t>
      </w:r>
      <w:ins w:id="138" w:author="Ken Otter" w:date="2025-12-17T17:10:00Z" w16du:dateUtc="2025-12-18T01:10:00Z">
        <w:r w:rsidR="007130F8">
          <w:t xml:space="preserve"> </w:t>
        </w:r>
      </w:ins>
      <w:ins w:id="139" w:author="Ken Otter" w:date="2025-12-17T17:11:00Z" w16du:dateUtc="2025-12-18T01:11:00Z">
        <w:r w:rsidR="00390EBE">
          <w:t xml:space="preserve">at this time of </w:t>
        </w:r>
        <w:commentRangeStart w:id="140"/>
        <w:r w:rsidR="00390EBE">
          <w:t>year</w:t>
        </w:r>
      </w:ins>
      <w:commentRangeEnd w:id="140"/>
      <w:r w:rsidR="0070700D" w:rsidRPr="0097040B">
        <w:rPr>
          <w:rStyle w:val="CommentReference"/>
          <w:sz w:val="24"/>
          <w:szCs w:val="24"/>
        </w:rPr>
        <w:commentReference w:id="140"/>
      </w:r>
      <w:r w:rsidR="0097040B" w:rsidRPr="0097040B">
        <w:t xml:space="preserve"> (see</w:t>
      </w:r>
      <w:r w:rsidR="000C5769">
        <w:t xml:space="preserve"> </w:t>
      </w:r>
      <w:r w:rsidR="000C5769" w:rsidRPr="000C5769">
        <w:rPr>
          <w:b/>
          <w:bCs/>
        </w:rPr>
        <w:t>Result</w:t>
      </w:r>
      <w:r w:rsidR="000C5769">
        <w:rPr>
          <w:b/>
          <w:bCs/>
        </w:rPr>
        <w:t>s</w:t>
      </w:r>
      <w:r w:rsidR="000C5769" w:rsidRPr="000C5769">
        <w:rPr>
          <w:b/>
          <w:bCs/>
        </w:rPr>
        <w:t xml:space="preserve"> -</w:t>
      </w:r>
      <w:r w:rsidR="0097040B" w:rsidRPr="0097040B">
        <w:t xml:space="preserve"> </w:t>
      </w:r>
      <w:r w:rsidR="0097040B" w:rsidRPr="000C5769">
        <w:rPr>
          <w:b/>
          <w:bCs/>
        </w:rPr>
        <w:t>Fig. 4</w:t>
      </w:r>
      <w:r w:rsidR="0097040B" w:rsidRPr="0097040B">
        <w:t xml:space="preserve">). To minimize false positives, we applied the species-specific BirdNET confidence thresholds (see </w:t>
      </w:r>
      <w:r w:rsidR="0097040B" w:rsidRPr="0097040B">
        <w:rPr>
          <w:b/>
          <w:bCs/>
        </w:rPr>
        <w:t>Methods</w:t>
      </w:r>
      <w:r w:rsidR="0097040B">
        <w:rPr>
          <w:b/>
          <w:bCs/>
        </w:rPr>
        <w:t xml:space="preserve"> - </w:t>
      </w:r>
      <w:r w:rsidR="0097040B" w:rsidRPr="0097040B">
        <w:rPr>
          <w:b/>
          <w:bCs/>
        </w:rPr>
        <w:t>Audio processing</w:t>
      </w:r>
      <w:r w:rsidR="0097040B" w:rsidRPr="0097040B">
        <w:t xml:space="preserve">), ensuring 95% precision in identifying </w:t>
      </w:r>
      <w:ins w:id="141" w:author="Ken Otter" w:date="2025-12-17T17:08:00Z" w16du:dateUtc="2025-12-18T01:08:00Z">
        <w:r w:rsidR="00BB4678">
          <w:t>Olive-sided Flycatcher</w:t>
        </w:r>
        <w:r w:rsidR="00BB4678" w:rsidRPr="003F08F3">
          <w:t xml:space="preserve"> </w:t>
        </w:r>
      </w:ins>
      <w:del w:id="142" w:author="Ken Otter" w:date="2025-12-17T16:48:00Z" w16du:dateUtc="2025-12-18T00:48:00Z">
        <w:r w:rsidR="0097040B" w:rsidRPr="0097040B" w:rsidDel="009B3D06">
          <w:delText>OSFL</w:delText>
        </w:r>
      </w:del>
      <w:del w:id="143" w:author="Ken Otter" w:date="2025-12-17T17:08:00Z" w16du:dateUtc="2025-12-18T01:08:00Z">
        <w:r w:rsidR="0097040B" w:rsidRPr="0097040B" w:rsidDel="00BB4678">
          <w:delText xml:space="preserve"> </w:delText>
        </w:r>
      </w:del>
      <w:r w:rsidR="0097040B" w:rsidRPr="0097040B">
        <w:t xml:space="preserve">vocalizations. </w:t>
      </w:r>
      <w:r w:rsidRPr="00E41289">
        <w:t xml:space="preserve">To meet the assumption of independence across sampling occasions, we aggregated ARU detections into 5-day intervals to construct the detection history (presence/absence) for </w:t>
      </w:r>
      <w:ins w:id="144" w:author="Ken Otter" w:date="2025-12-17T17:08:00Z" w16du:dateUtc="2025-12-18T01:08:00Z">
        <w:r w:rsidR="00BB4678">
          <w:t>Olive-sided Flycatcher</w:t>
        </w:r>
      </w:ins>
      <w:ins w:id="145" w:author="Ken Otter" w:date="2025-12-17T17:11:00Z" w16du:dateUtc="2025-12-18T01:11:00Z">
        <w:r w:rsidR="0070700D">
          <w:t>s</w:t>
        </w:r>
      </w:ins>
      <w:ins w:id="146" w:author="Ken Otter" w:date="2025-12-17T17:08:00Z" w16du:dateUtc="2025-12-18T01:08:00Z">
        <w:r w:rsidR="00BB4678" w:rsidRPr="003F08F3">
          <w:t xml:space="preserve"> </w:t>
        </w:r>
      </w:ins>
      <w:del w:id="147" w:author="Ken Otter" w:date="2025-12-17T16:48:00Z" w16du:dateUtc="2025-12-18T00:48:00Z">
        <w:r w:rsidRPr="00E41289" w:rsidDel="009B3D06">
          <w:delText>OSFL</w:delText>
        </w:r>
      </w:del>
      <w:del w:id="148" w:author="Ken Otter" w:date="2025-12-17T17:08:00Z" w16du:dateUtc="2025-12-18T01:08:00Z">
        <w:r w:rsidRPr="00E41289" w:rsidDel="00BB4678">
          <w:delText xml:space="preserve"> </w:delText>
        </w:r>
      </w:del>
      <w:r w:rsidRPr="00E41289">
        <w:t>(</w:t>
      </w:r>
      <w:r w:rsidRPr="000C5769">
        <w:rPr>
          <w:b/>
          <w:bCs/>
        </w:rPr>
        <w:t>Fig. 3</w:t>
      </w:r>
      <w:r w:rsidRPr="00E41289">
        <w:t xml:space="preserve">). This window length follows recommendations for continuous-monitoring sensors, including autonomous recording units and camera </w:t>
      </w:r>
      <w:r>
        <w:fldChar w:fldCharType="begin"/>
      </w:r>
      <w:r>
        <w:instrText xml:space="preserve"> ADDIN ZOTERO_ITEM CSL_CITATION {"citationID":"WSM5xhpm","properties":{"formattedCitation":"(Chambert et al. 2018; Goldstein et al. 2024)","plainCitation":"(Chambert et al. 2018; Goldstein et al. 2024)","noteIndex":0},"citationItems":[{"id":373,"uris":["http://zotero.org/users/12201677/items/DAKH2374"],"itemData":{"id":373,"type":"article-journal","abstract":"The development and use of automated species detection technologies, such as acoustic recorders, for monitoring wildlife are rapidly expanding. Automated classification algorithms provide cost- and time-effective means to process information-rich data, but often at the cost of additional detection errors. Appropriate methods are necessary to analyse such data while dealing with the different types of detection errors. We developed a hierarchical modelling framework for estimating species occupancy from automated species detection data. We explore design and optimization of data post-processing procedures to account for detection errors and generate accurate estimates. Our proposed method accounts for both imperfect detection and false-positive errors and utilizes information about both occurrence and abundance of detections to improve estimation. Using simulations, we show that our method provides much more accurate estimates than models ignoring the abundance of detections. The same findings are reached when we apply the methods to two real datasets on North American frogs surveyed with acoustic recorders. When false positives occur, estimator accuracy can be improved when a subset of detections produced by the classification algorithm is post-validated by a human observer. We use simulations to investigate the relationship between accuracy and effort spent on post-validation, and found that very accurate occupancy estimates can be obtained with as little as 1% of data being validated. Automated monitoring of wildlife provides opportunity and challenges. Our methods for analysing automated species detection data help to meet key challenges unique to these data and will prove useful for many wildlife monitoring programmes.","container-title":"Methods in Ecology and Evolution","DOI":"10.1111/2041-210X.12910","ISSN":"2041-210X","issue":"3","language":"en","license":"© 2017 The Authors. Methods in Ecology and Evolution © 2017 British Ecological Society","note":"_eprint: https://besjournals.onlinelibrary.wiley.com/doi/pdf/10.1111/2041-210X.12910","page":"560-570","source":"Wiley Online Library","title":"A new framework for analysing automated acoustic species detection data: Occupancy estimation and optimization of recordings post-processing","title-short":"A new framework for analysing automated acoustic species detection data","volume":"9","author":[{"family":"Chambert","given":"Thierry"},{"family":"Waddle","given":"J. Hardin"},{"family":"Miller","given":"David A. W."},{"family":"Walls","given":"Susan C."},{"family":"Nichols","given":"James D."}],"issued":{"date-parts":[["2018"]]}}},{"id":376,"uris":["http://zotero.org/users/12201677/items/KR7T43NB"],"itemData":{"id":376,"type":"article-journal","abstract":"Site occupancy models (SOMs) are a common tool for studying the spatial ecology of wildlife. When observational data are collected using passive monitoring field methods, including camera traps or autonomous recorders, detections of animals may be temporally autocorrelated, leading to biased estimates and incorrectly quantified uncertainty. We presently lack clear guidance for understanding and mitigating the consequences of temporal autocorrelation when estimating occupancy models with camera trap data. We use simulations to explore when and how autocorrelation gives rise to biased or overconfident estimates of occupancy. We explore the impact of sampling design and biological conditions on model performance in the presence of autocorrelation, investigate the usefulness of several techniques for identifying and mitigating bias and compare performance of the SOM to a model that explicitly estimates autocorrelation. We also conduct a case study using detections of 22 North American mammals. We show that a join count goodness-of-fit test previously proposed for identifying clustered detections is effective for detecting autocorrelation across a range of conditions. We find that strong bias occurs in the estimated occupancy intercept when survey durations are short and detection rates are low. We provide a reference table for assessing the degree of bias to be expected under all conditions. We further find that discretizing data with larger windows decreases the magnitude of bias introduced by autocorrelation. In our case study, we find that detections of most species are autocorrelated and demonstrate how larger detection windows might mitigate the resulting bias. Our findings suggest that autocorrelation is likely widespread in camera trap data and that many previous studies of occupancy based on camera trap data may have systematically underestimated occupancy probabilities. Moving forward, we recommend that ecologists estimating occupancy from camera trap data use the join count goodness-of-fit test to determine whether autocorrelation is present in their data. If it is, SOMs should use large detection windows to mitigate bias and more accurately quantify uncertainty in occupancy model parameters. Ecologists should not use gaps between detection periods, which are ineffective at mitigating temporal structure in data and discard useful data.","container-title":"Methods in Ecology and Evolution","DOI":"10.1111/2041-210X.14359","ISSN":"2041-210X","issue":"7","language":"en","note":"_eprint: https://besjournals.onlinelibrary.wiley.com/doi/pdf/10.1111/2041-210X.14359","page":"1177-1191","source":"Wiley Online Library","title":"Guidelines for estimating occupancy from autocorrelated camera trap detections","volume":"15","author":[{"family":"Goldstein","given":"Benjamin R."},{"family":"Jensen","given":"Alex J."},{"family":"Kays","given":"Roland"},{"family":"Cove","given":"Michael V."},{"family":"McShea","given":"William J."},{"family":"Rooney","given":"Brigit"},{"family":"Kierepka","given":"Elizabeth M."},{"family":"Pacifici","given":"Krishna"}],"issued":{"date-parts":[["2024"]]}}}],"schema":"https://github.com/citation-style-language/schema/raw/master/csl-citation.json"} </w:instrText>
      </w:r>
      <w:r>
        <w:fldChar w:fldCharType="separate"/>
      </w:r>
      <w:r w:rsidRPr="00E41080">
        <w:t>(Chambert et al. 2018; Goldstein et al. 2024)</w:t>
      </w:r>
      <w:r>
        <w:fldChar w:fldCharType="end"/>
      </w:r>
      <w:r w:rsidRPr="0097040B">
        <w:t xml:space="preserve">. </w:t>
      </w:r>
      <w:r w:rsidR="001D7158">
        <w:rPr>
          <w:lang w:val="en-CA"/>
        </w:rPr>
        <w:br w:type="page"/>
      </w:r>
    </w:p>
    <w:p w14:paraId="35FA2871" w14:textId="7B7C85E4" w:rsidR="0076497A" w:rsidRPr="0076497A" w:rsidRDefault="0076497A" w:rsidP="0076497A">
      <w:pPr>
        <w:rPr>
          <w:lang w:val="en-CA"/>
        </w:rPr>
      </w:pPr>
      <w:r w:rsidRPr="0076497A">
        <w:rPr>
          <w:lang w:val="en-CA"/>
        </w:rPr>
        <w:lastRenderedPageBreak/>
        <w:t>Occupancy models estimate two processes: (1) occupancy probability (ψ</w:t>
      </w:r>
      <w:del w:id="149" w:author="Ken Otter" w:date="2025-12-17T17:12:00Z" w16du:dateUtc="2025-12-18T01:12:00Z">
        <w:r w:rsidRPr="0076497A" w:rsidDel="00862A64">
          <w:rPr>
            <w:lang w:val="en-CA"/>
          </w:rPr>
          <w:delText xml:space="preserve">), </w:delText>
        </w:r>
      </w:del>
      <w:ins w:id="150" w:author="Ken Otter" w:date="2025-12-17T17:12:00Z" w16du:dateUtc="2025-12-18T01:12:00Z">
        <w:r w:rsidR="00862A64" w:rsidRPr="0076497A">
          <w:rPr>
            <w:lang w:val="en-CA"/>
          </w:rPr>
          <w:t>)</w:t>
        </w:r>
        <w:r w:rsidR="00862A64">
          <w:rPr>
            <w:lang w:val="en-CA"/>
          </w:rPr>
          <w:t xml:space="preserve"> -</w:t>
        </w:r>
        <w:r w:rsidR="00862A64" w:rsidRPr="0076497A">
          <w:rPr>
            <w:lang w:val="en-CA"/>
          </w:rPr>
          <w:t xml:space="preserve"> </w:t>
        </w:r>
      </w:ins>
      <w:r w:rsidRPr="0076497A">
        <w:rPr>
          <w:lang w:val="en-CA"/>
        </w:rPr>
        <w:t>the probability that a site is truly occupied, and (2) detection probability (p</w:t>
      </w:r>
      <w:del w:id="151" w:author="Ken Otter" w:date="2025-12-17T17:12:00Z" w16du:dateUtc="2025-12-18T01:12:00Z">
        <w:r w:rsidRPr="0076497A" w:rsidDel="00862A64">
          <w:rPr>
            <w:lang w:val="en-CA"/>
          </w:rPr>
          <w:delText xml:space="preserve">), </w:delText>
        </w:r>
      </w:del>
      <w:ins w:id="152" w:author="Ken Otter" w:date="2025-12-17T17:12:00Z" w16du:dateUtc="2025-12-18T01:12:00Z">
        <w:r w:rsidR="00862A64" w:rsidRPr="0076497A">
          <w:rPr>
            <w:lang w:val="en-CA"/>
          </w:rPr>
          <w:t>)</w:t>
        </w:r>
        <w:r w:rsidR="00862A64">
          <w:rPr>
            <w:lang w:val="en-CA"/>
          </w:rPr>
          <w:t xml:space="preserve"> - </w:t>
        </w:r>
      </w:ins>
      <w:r w:rsidRPr="0076497A">
        <w:rPr>
          <w:lang w:val="en-CA"/>
        </w:rPr>
        <w:t xml:space="preserve">the probability of detecting the species given it is present. For the occupancy component, we included seven LiDAR-derived habitat variables summarized within a 100-m radius around each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76497A">
        <w:rPr>
          <w:lang w:val="en-CA"/>
        </w:rPr>
        <w:t xml:space="preserve">. These covariates were: (1) distance to stream, wetland, or lake edge; (2) distance to polygon stand edge; (3) canopy closure at 1–3 m; (4) canopy closure at 3–10 m; (5) canopy closure &gt;10 m; (6) the proportion of the surrounding polygon with forest age &gt;80 years; and (7) the proportion of deciduous trees with DBH &gt;10 cm. </w:t>
      </w:r>
      <w:commentRangeStart w:id="153"/>
      <w:r w:rsidRPr="0076497A">
        <w:rPr>
          <w:lang w:val="en-CA"/>
        </w:rPr>
        <w:t>For</w:t>
      </w:r>
      <w:commentRangeEnd w:id="153"/>
      <w:r w:rsidR="00183463" w:rsidRPr="0076497A">
        <w:rPr>
          <w:rStyle w:val="CommentReference"/>
          <w:sz w:val="24"/>
          <w:szCs w:val="24"/>
          <w:lang w:val="en-CA"/>
        </w:rPr>
        <w:commentReference w:id="153"/>
      </w:r>
      <w:r w:rsidRPr="0076497A">
        <w:rPr>
          <w:lang w:val="en-CA"/>
        </w:rPr>
        <w:t xml:space="preserve"> the detection </w:t>
      </w:r>
      <w:r>
        <w:rPr>
          <w:lang w:val="en-CA"/>
        </w:rPr>
        <w:t>component</w:t>
      </w:r>
      <w:r w:rsidRPr="0076497A">
        <w:rPr>
          <w:lang w:val="en-CA"/>
        </w:rPr>
        <w:t xml:space="preserve">, we included two covariates: (1) Julian day and (2) canopy closure at 1–3 m, representing understory vegetation density. Occupancy models were fitted using the </w:t>
      </w:r>
      <w:r w:rsidRPr="0076497A">
        <w:rPr>
          <w:i/>
          <w:iCs/>
          <w:lang w:val="en-CA"/>
        </w:rPr>
        <w:t>PGOcc()</w:t>
      </w:r>
      <w:r w:rsidRPr="0076497A">
        <w:rPr>
          <w:lang w:val="en-CA"/>
        </w:rPr>
        <w:t xml:space="preserve"> function in the spOccupancy R package </w:t>
      </w:r>
      <w:r w:rsidR="00857BDF">
        <w:rPr>
          <w:lang w:val="en-CA"/>
        </w:rPr>
        <w:fldChar w:fldCharType="begin"/>
      </w:r>
      <w:r w:rsidR="00857BDF">
        <w:rPr>
          <w:lang w:val="en-CA"/>
        </w:rPr>
        <w:instrText xml:space="preserve"> ADDIN ZOTERO_ITEM CSL_CITATION {"citationID":"WibPPDtJ","properties":{"formattedCitation":"(Doser et al. 2022)","plainCitation":"(Doser et al. 2022)","noteIndex":0},"citationItems":[{"id":366,"uris":["http://zotero.org/users/12201677/items/3X9XN22A"],"itemData":{"id":366,"type":"article-journal","abstract":"Occupancy modelling is a common approach to assess species distribution patterns, while explicitly accounting for false absences in detection–nondetection data. Numerous extensions of the basic single-species occupancy model exist to model multiple species, spatial autocorrelation and to integrate multiple data types. However, development of specialized and computationally efficient software to incorporate such extensions, especially for large datasets, is scarce or absent. We introduce the spOccupancy R package designed to fit single-species and multi-species spatially explicit occupancy models. We fit all models within a Bayesian framework using Pólya-Gamma data augmentation, which results in fast and efficient inference. spOccupancy provides functionality for data integration of multiple single-species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 spOccupancy provides user-friendly functions for data simulation, model fitting, model validation (by posterior predictive checks), model comparison (using information criteria and k-fold cross-validation) and out-of-sample prediction. We illustrate the package's functionality via a vignette, simulated data analysis and two bird case studies. The spOccupancy package provides a user-friendly platform to fit a variety of single and multi-species occupancy models, making it straightforward to address detection biases and spatial autocorrelation in species distribution models even for large datasets.","container-title":"Methods in Ecology and Evolution","DOI":"10.1111/2041-210X.13897","ISSN":"2041-210X","issue":"8","language":"en","note":"_eprint: https://besjournals.onlinelibrary.wiley.com/doi/pdf/10.1111/2041-210X.13897","page":"1670-1678","source":"Wiley Online Library","title":"spOccupancy: An R package for single-species, multi-species, and integrated spatial occupancy models","title-short":"spOccupancy","volume":"13","author":[{"family":"Doser","given":"Jeffrey W."},{"family":"Finley","given":"Andrew O."},{"family":"Kéry","given":"Marc"},{"family":"Zipkin","given":"Elise F."}],"issued":{"date-parts":[["2022"]]}}}],"schema":"https://github.com/citation-style-language/schema/raw/master/csl-citation.json"} </w:instrText>
      </w:r>
      <w:r w:rsidR="00857BDF">
        <w:rPr>
          <w:lang w:val="en-CA"/>
        </w:rPr>
        <w:fldChar w:fldCharType="separate"/>
      </w:r>
      <w:r w:rsidR="00857BDF" w:rsidRPr="00857BDF">
        <w:t>(Doser et al. 2022)</w:t>
      </w:r>
      <w:r w:rsidR="00857BDF">
        <w:rPr>
          <w:lang w:val="en-CA"/>
        </w:rPr>
        <w:fldChar w:fldCharType="end"/>
      </w:r>
      <w:r w:rsidRPr="0076497A">
        <w:rPr>
          <w:lang w:val="en-CA"/>
        </w:rPr>
        <w:t>.</w:t>
      </w:r>
    </w:p>
    <w:p w14:paraId="58EE4221" w14:textId="77777777" w:rsidR="0076497A" w:rsidRPr="0076497A" w:rsidRDefault="0076497A" w:rsidP="0076497A">
      <w:pPr>
        <w:rPr>
          <w:lang w:val="en-CA"/>
        </w:rPr>
      </w:pPr>
      <w:r w:rsidRPr="0076497A">
        <w:rPr>
          <w:lang w:val="en-CA"/>
        </w:rPr>
        <w:t>To examine landscape-level patterns in occupancy and detection probability, we generated spatial predictions using the covariates identified as significant in the occupancy model. Raster layers for these covariates were aggregated to a 15-m analysis resolution and used as inputs to the fitted occupancy model to obtain posterior predictive samples for every grid cell across the study area.</w:t>
      </w:r>
    </w:p>
    <w:p w14:paraId="56D506BA" w14:textId="77777777" w:rsidR="0076497A" w:rsidRDefault="0076497A">
      <w:pPr>
        <w:spacing w:line="259" w:lineRule="auto"/>
        <w:rPr>
          <w:lang w:val="en-CA"/>
        </w:rPr>
      </w:pPr>
      <w:r>
        <w:rPr>
          <w:lang w:val="en-CA"/>
        </w:rPr>
        <w:br w:type="page"/>
      </w:r>
    </w:p>
    <w:p w14:paraId="1E39B8AA" w14:textId="1ADFB1FF"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0C5769">
        <w:rPr>
          <w:b/>
          <w:bCs/>
          <w:lang w:val="en-CA"/>
        </w:rPr>
        <w:t>Table 1</w:t>
      </w:r>
      <w:r w:rsidRPr="00DA20A6">
        <w:rPr>
          <w:lang w:val="en-CA"/>
        </w:rPr>
        <w:t>). Models m4 and m6 had the lowest AICc values and received substantially higher support (wAIC = 0.79 and 0.21, respectively) than all alternative models, indicating that both captured the data structure reasonably well.</w:t>
      </w:r>
    </w:p>
    <w:p w14:paraId="4B63249B" w14:textId="37CF1AEB"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w:t>
      </w:r>
      <w:del w:id="154" w:author="Ken Otter" w:date="2025-12-17T17:23:00Z" w16du:dateUtc="2025-12-18T01:23:00Z">
        <w:r w:rsidDel="00980A31">
          <w:rPr>
            <w:lang w:val="en-CA"/>
          </w:rPr>
          <w:delText xml:space="preserve">that </w:delText>
        </w:r>
      </w:del>
      <w:ins w:id="155" w:author="Ken Otter" w:date="2025-12-17T17:23:00Z" w16du:dateUtc="2025-12-18T01:23:00Z">
        <w:r w:rsidR="00980A31">
          <w:rPr>
            <w:lang w:val="en-CA"/>
          </w:rPr>
          <w:t xml:space="preserve">with </w:t>
        </w:r>
      </w:ins>
      <w:r w:rsidRPr="00DA20A6">
        <w:rPr>
          <w:lang w:val="en-CA"/>
        </w:rPr>
        <w:t xml:space="preserve">detections </w:t>
      </w:r>
      <w:del w:id="156" w:author="Ken Otter" w:date="2025-12-17T17:23:00Z" w16du:dateUtc="2025-12-18T01:23:00Z">
        <w:r w:rsidRPr="00DA20A6" w:rsidDel="00980A31">
          <w:rPr>
            <w:lang w:val="en-CA"/>
          </w:rPr>
          <w:delText xml:space="preserve">increased </w:delText>
        </w:r>
      </w:del>
      <w:ins w:id="157" w:author="Ken Otter" w:date="2025-12-17T17:23:00Z" w16du:dateUtc="2025-12-18T01:23:00Z">
        <w:r w:rsidR="00980A31" w:rsidRPr="00DA20A6">
          <w:rPr>
            <w:lang w:val="en-CA"/>
          </w:rPr>
          <w:t>increas</w:t>
        </w:r>
        <w:r w:rsidR="00980A31">
          <w:rPr>
            <w:lang w:val="en-CA"/>
          </w:rPr>
          <w:t>ing</w:t>
        </w:r>
        <w:r w:rsidR="00980A31" w:rsidRPr="00DA20A6">
          <w:rPr>
            <w:lang w:val="en-CA"/>
          </w:rPr>
          <w:t xml:space="preserve"> </w:t>
        </w:r>
      </w:ins>
      <w:r w:rsidRPr="00DA20A6">
        <w:rPr>
          <w:lang w:val="en-CA"/>
        </w:rPr>
        <w:t xml:space="preserve">sharply in early spring, </w:t>
      </w:r>
      <w:del w:id="158" w:author="Ken Otter" w:date="2025-12-17T17:23:00Z" w16du:dateUtc="2025-12-18T01:23:00Z">
        <w:r w:rsidRPr="00DA20A6" w:rsidDel="00980A31">
          <w:rPr>
            <w:lang w:val="en-CA"/>
          </w:rPr>
          <w:delText xml:space="preserve">peaked </w:delText>
        </w:r>
      </w:del>
      <w:ins w:id="159" w:author="Ken Otter" w:date="2025-12-17T17:23:00Z" w16du:dateUtc="2025-12-18T01:23:00Z">
        <w:r w:rsidR="00980A31" w:rsidRPr="00DA20A6">
          <w:rPr>
            <w:lang w:val="en-CA"/>
          </w:rPr>
          <w:t>peak</w:t>
        </w:r>
        <w:r w:rsidR="00980A31">
          <w:rPr>
            <w:lang w:val="en-CA"/>
          </w:rPr>
          <w:t>ing</w:t>
        </w:r>
        <w:r w:rsidR="00980A31" w:rsidRPr="00DA20A6">
          <w:rPr>
            <w:lang w:val="en-CA"/>
          </w:rPr>
          <w:t xml:space="preserve"> </w:t>
        </w:r>
      </w:ins>
      <w:r w:rsidRPr="00DA20A6">
        <w:rPr>
          <w:lang w:val="en-CA"/>
        </w:rPr>
        <w:t xml:space="preserve">in mid-June, and </w:t>
      </w:r>
      <w:del w:id="160" w:author="Ken Otter" w:date="2025-12-17T17:23:00Z" w16du:dateUtc="2025-12-18T01:23:00Z">
        <w:r w:rsidRPr="00DA20A6" w:rsidDel="0053397C">
          <w:rPr>
            <w:lang w:val="en-CA"/>
          </w:rPr>
          <w:delText xml:space="preserve">exhibited </w:delText>
        </w:r>
      </w:del>
      <w:ins w:id="161" w:author="Ken Otter" w:date="2025-12-17T17:23:00Z" w16du:dateUtc="2025-12-18T01:23:00Z">
        <w:r w:rsidR="0053397C" w:rsidRPr="00DA20A6">
          <w:rPr>
            <w:lang w:val="en-CA"/>
          </w:rPr>
          <w:t>exhibit</w:t>
        </w:r>
        <w:r w:rsidR="0053397C">
          <w:rPr>
            <w:lang w:val="en-CA"/>
          </w:rPr>
          <w:t>ing</w:t>
        </w:r>
        <w:r w:rsidR="0053397C" w:rsidRPr="00DA20A6">
          <w:rPr>
            <w:lang w:val="en-CA"/>
          </w:rPr>
          <w:t xml:space="preserve"> </w:t>
        </w:r>
      </w:ins>
      <w:r w:rsidRPr="00DA20A6">
        <w:rPr>
          <w:lang w:val="en-CA"/>
        </w:rPr>
        <w:t>a smaller secondary peak in mid-July (</w:t>
      </w:r>
      <w:r w:rsidRPr="000C5769">
        <w:rPr>
          <w:b/>
          <w:bCs/>
          <w:lang w:val="en-CA"/>
        </w:rPr>
        <w:t>Fig. 4-A1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0C5769">
        <w:rPr>
          <w:b/>
          <w:bCs/>
          <w:lang w:val="en-CA"/>
        </w:rPr>
        <w:t>Fig. 4-A2</w:t>
      </w:r>
      <w:r w:rsidRPr="00DA20A6">
        <w:rPr>
          <w:lang w:val="en-CA"/>
        </w:rPr>
        <w:t>). Overall, m4 explained approximately 40% of the deviance (</w:t>
      </w:r>
      <w:r w:rsidRPr="000C5769">
        <w:rPr>
          <w:b/>
          <w:bCs/>
          <w:lang w:val="en-CA"/>
        </w:rPr>
        <w:t>Fig. 4-A3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w:t>
      </w:r>
      <w:commentRangeStart w:id="162"/>
      <w:r w:rsidRPr="00DA20A6">
        <w:rPr>
          <w:lang w:val="en-CA"/>
        </w:rPr>
        <w:t>24</w:t>
      </w:r>
      <w:commentRangeEnd w:id="162"/>
      <w:r w:rsidR="00901DE5" w:rsidRPr="00DA20A6">
        <w:rPr>
          <w:rStyle w:val="CommentReference"/>
          <w:sz w:val="24"/>
          <w:szCs w:val="24"/>
          <w:lang w:val="en-CA"/>
        </w:rPr>
        <w:commentReference w:id="162"/>
      </w:r>
      <w:r w:rsidRPr="00DA20A6">
        <w:rPr>
          <w:lang w:val="en-CA"/>
        </w:rPr>
        <w:t>; 2021: χ² = 83.5, p &lt; 0.001; 2022: χ² = 144.0, p &lt; 0.001). All years exhibited a primary peak in mid-June followed by a secondary peak in mid-July, although the smoothness and height of these peaks differed among years (</w:t>
      </w:r>
      <w:r w:rsidRPr="000C5769">
        <w:rPr>
          <w:b/>
          <w:bCs/>
          <w:lang w:val="en-CA"/>
        </w:rPr>
        <w:t>Fig. 4-B1</w:t>
      </w:r>
      <w:r w:rsidRPr="00DA20A6">
        <w:rPr>
          <w:lang w:val="en-CA"/>
        </w:rPr>
        <w:t>). Site-year random effects again explained considerable variation (χ² = 519.9, p &lt; 0.001), reflecting persistent differences in baseline detection rates among site-years (</w:t>
      </w:r>
      <w:r w:rsidRPr="000C5769">
        <w:rPr>
          <w:b/>
          <w:bCs/>
          <w:lang w:val="en-CA"/>
        </w:rPr>
        <w:t>Fig. 4-B2</w:t>
      </w:r>
      <w:r w:rsidRPr="00DA20A6">
        <w:rPr>
          <w:lang w:val="en-CA"/>
        </w:rPr>
        <w:t>). Model m6 explained slightly more deviance (41.4%) than m4 (</w:t>
      </w:r>
      <w:r w:rsidRPr="000C5769">
        <w:rPr>
          <w:b/>
          <w:bCs/>
          <w:lang w:val="en-CA"/>
        </w:rPr>
        <w:t>Fig. 4-B3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0C5769">
        <w:rPr>
          <w:b/>
          <w:bCs/>
        </w:rPr>
        <w:lastRenderedPageBreak/>
        <w:t>Table 1</w:t>
      </w:r>
      <w:r w:rsidRPr="0088699D">
        <w:t xml:space="preserve"> AICc-based comparison of candidate GAM models. Models are listed in order of increasing AICc. The two highest-ranked models (bolded) exhibited the strongest empirical support. Full model specifications are provided in the Methods section and illustrated in </w:t>
      </w:r>
      <w:r w:rsidRPr="000C5769">
        <w:rPr>
          <w:b/>
          <w:bCs/>
        </w:rPr>
        <w:t xml:space="preserve">Fig. </w:t>
      </w:r>
      <w:r w:rsidRPr="000C5769">
        <w:rPr>
          <w:rFonts w:hint="eastAsia"/>
          <w:b/>
          <w:bCs/>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pPr>
              <w:spacing w:after="0" w:line="240" w:lineRule="auto"/>
              <w:jc w:val="center"/>
              <w:rPr>
                <w:lang w:val="en-CA"/>
              </w:rPr>
            </w:pPr>
            <w:r w:rsidRPr="00A627BA">
              <w:rPr>
                <w:lang w:val="en-CA"/>
              </w:rPr>
              <w:t>AICc</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pPr>
              <w:spacing w:after="0" w:line="240" w:lineRule="auto"/>
              <w:jc w:val="center"/>
              <w:rPr>
                <w:lang w:val="en-CA"/>
              </w:rPr>
            </w:pPr>
            <w:r w:rsidRPr="00A627BA">
              <w:rPr>
                <w:lang w:val="en-CA"/>
              </w:rPr>
              <w:t>Delta AICc</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pPr>
              <w:spacing w:after="0" w:line="240" w:lineRule="auto"/>
              <w:jc w:val="center"/>
              <w:rPr>
                <w:lang w:val="en-CA"/>
              </w:rPr>
            </w:pPr>
            <w:r w:rsidRPr="00A627BA">
              <w:rPr>
                <w:lang w:val="en-CA"/>
              </w:rPr>
              <w:t>AICc weight</w:t>
            </w:r>
          </w:p>
        </w:tc>
      </w:tr>
      <w:tr w:rsidR="00027C17" w:rsidRPr="00A627BA" w14:paraId="08100262"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pPr>
              <w:spacing w:after="0" w:line="240" w:lineRule="auto"/>
              <w:jc w:val="center"/>
              <w:rPr>
                <w:b/>
                <w:bCs/>
                <w:lang w:val="en-CA"/>
              </w:rPr>
            </w:pPr>
            <w:r w:rsidRPr="006C0176">
              <w:rPr>
                <w:b/>
                <w:bCs/>
                <w:lang w:val="en-CA"/>
              </w:rPr>
              <w:t>79%</w:t>
            </w:r>
          </w:p>
        </w:tc>
      </w:tr>
      <w:tr w:rsidR="00027C17" w:rsidRPr="00A627BA" w14:paraId="126F7EF8"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pPr>
              <w:spacing w:after="0" w:line="240" w:lineRule="auto"/>
              <w:jc w:val="center"/>
              <w:rPr>
                <w:b/>
                <w:bCs/>
                <w:lang w:val="en-CA"/>
              </w:rPr>
            </w:pPr>
            <w:r w:rsidRPr="006C0176">
              <w:rPr>
                <w:b/>
                <w:bCs/>
                <w:lang w:val="en-CA"/>
              </w:rPr>
              <w:t>21%</w:t>
            </w:r>
          </w:p>
        </w:tc>
      </w:tr>
      <w:tr w:rsidR="00027C17" w:rsidRPr="00A627BA" w14:paraId="55B9D54C"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pPr>
              <w:spacing w:after="0" w:line="240" w:lineRule="auto"/>
              <w:jc w:val="center"/>
              <w:rPr>
                <w:lang w:val="en-CA"/>
              </w:rPr>
            </w:pPr>
            <w:r w:rsidRPr="00A627BA">
              <w:rPr>
                <w:lang w:val="en-CA"/>
              </w:rPr>
              <w:t>0%</w:t>
            </w:r>
          </w:p>
        </w:tc>
      </w:tr>
      <w:tr w:rsidR="00027C17" w:rsidRPr="00A627BA" w14:paraId="5B54F1B0"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pPr>
              <w:spacing w:after="0" w:line="240" w:lineRule="auto"/>
              <w:jc w:val="center"/>
              <w:rPr>
                <w:lang w:val="en-CA"/>
              </w:rPr>
            </w:pPr>
            <w:r w:rsidRPr="00A627BA">
              <w:rPr>
                <w:lang w:val="en-CA"/>
              </w:rPr>
              <w:t>0%</w:t>
            </w:r>
          </w:p>
        </w:tc>
      </w:tr>
      <w:tr w:rsidR="00027C17" w:rsidRPr="00A627BA" w14:paraId="4FD084C9" w14:textId="77777777">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pPr>
              <w:spacing w:after="0" w:line="240" w:lineRule="auto"/>
              <w:jc w:val="center"/>
              <w:rPr>
                <w:lang w:val="en-CA"/>
              </w:rPr>
            </w:pPr>
            <w:r w:rsidRPr="00A627BA">
              <w:rPr>
                <w:lang w:val="en-CA"/>
              </w:rPr>
              <w:t>0%</w:t>
            </w:r>
          </w:p>
        </w:tc>
      </w:tr>
      <w:tr w:rsidR="00027C17" w:rsidRPr="00A627BA" w14:paraId="0E9C3829" w14:textId="77777777">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pPr>
              <w:spacing w:after="0" w:line="240" w:lineRule="auto"/>
              <w:jc w:val="center"/>
              <w:rPr>
                <w:lang w:val="en-CA"/>
              </w:rPr>
            </w:pPr>
            <w:commentRangeStart w:id="163"/>
            <w:r w:rsidRPr="00A627BA">
              <w:rPr>
                <w:lang w:val="en-CA"/>
              </w:rPr>
              <w:t>0</w:t>
            </w:r>
            <w:commentRangeEnd w:id="163"/>
            <w:r w:rsidR="004F0901" w:rsidRPr="00A627BA">
              <w:rPr>
                <w:rStyle w:val="CommentReference"/>
                <w:sz w:val="24"/>
                <w:szCs w:val="24"/>
                <w:lang w:val="en-CA"/>
              </w:rPr>
              <w:commentReference w:id="163"/>
            </w:r>
            <w:r w:rsidRPr="00A627BA">
              <w:rPr>
                <w:lang w:val="en-CA"/>
              </w:rPr>
              <w:t>%</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100A211F">
                <wp:simplePos x="0" y="0"/>
                <wp:positionH relativeFrom="margin">
                  <wp:posOffset>-193906</wp:posOffset>
                </wp:positionH>
                <wp:positionV relativeFrom="paragraph">
                  <wp:posOffset>458874</wp:posOffset>
                </wp:positionV>
                <wp:extent cx="6449695" cy="5028565"/>
                <wp:effectExtent l="0" t="0" r="0" b="635"/>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9695" cy="5028565"/>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359080709"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sidRPr="000C5769">
                              <w:rPr>
                                <w:rFonts w:asciiTheme="minorHAnsi" w:hAnsiTheme="minorHAnsi" w:cstheme="minorHAnsi"/>
                                <w:b/>
                                <w:bCs/>
                              </w:rPr>
                              <w:t>Fig. 4</w:t>
                            </w:r>
                            <w:r w:rsidR="009C456B" w:rsidRPr="000C5769">
                              <w:rPr>
                                <w:rFonts w:asciiTheme="minorHAnsi" w:hAnsiTheme="minorHAnsi" w:cstheme="minorHAnsi"/>
                                <w:b/>
                                <w:bCs/>
                              </w:rPr>
                              <w:t>.</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15.25pt;margin-top:36.15pt;width:507.85pt;height:395.9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7C661902">
                            <wp:extent cx="5731362" cy="3976437"/>
                            <wp:effectExtent l="0" t="0" r="3175" b="5080"/>
                            <wp:docPr id="359080709"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0572" cy="4017517"/>
                                    </a:xfrm>
                                    <a:prstGeom prst="rect">
                                      <a:avLst/>
                                    </a:prstGeom>
                                    <a:noFill/>
                                    <a:ln>
                                      <a:noFill/>
                                    </a:ln>
                                  </pic:spPr>
                                </pic:pic>
                              </a:graphicData>
                            </a:graphic>
                          </wp:inline>
                        </w:drawing>
                      </w:r>
                    </w:p>
                    <w:p w14:paraId="0CD8FF7C" w14:textId="1E7810C8" w:rsidR="00027C17" w:rsidRPr="005C0BD7" w:rsidRDefault="00027C17" w:rsidP="00027C17">
                      <w:pPr>
                        <w:spacing w:line="276" w:lineRule="auto"/>
                        <w:rPr>
                          <w:rFonts w:asciiTheme="minorHAnsi" w:hAnsiTheme="minorHAnsi" w:cstheme="minorHAnsi"/>
                        </w:rPr>
                      </w:pPr>
                      <w:r w:rsidRPr="000C5769">
                        <w:rPr>
                          <w:rFonts w:asciiTheme="minorHAnsi" w:hAnsiTheme="minorHAnsi" w:cstheme="minorHAnsi"/>
                          <w:b/>
                          <w:bCs/>
                        </w:rPr>
                        <w:t>Fig. 4</w:t>
                      </w:r>
                      <w:r w:rsidR="009C456B" w:rsidRPr="000C5769">
                        <w:rPr>
                          <w:rFonts w:asciiTheme="minorHAnsi" w:hAnsiTheme="minorHAnsi" w:cstheme="minorHAnsi"/>
                          <w:b/>
                          <w:bCs/>
                        </w:rPr>
                        <w:t>.</w:t>
                      </w:r>
                      <w:r w:rsidRPr="000C5769">
                        <w:rPr>
                          <w:rFonts w:asciiTheme="minorHAnsi" w:hAnsiTheme="minorHAnsi" w:cstheme="minorHAnsi"/>
                        </w:rPr>
                        <w:t xml:space="preserve">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29E42C27" w:rsidR="00027C17" w:rsidRDefault="00027C17" w:rsidP="00027C17">
      <w:pPr>
        <w:pStyle w:val="Heading2"/>
      </w:pPr>
      <w:r w:rsidRPr="00F57248">
        <w:lastRenderedPageBreak/>
        <w:t>Spatial pattern</w:t>
      </w:r>
    </w:p>
    <w:p w14:paraId="6CB84F22" w14:textId="6FA56A57"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643.</w:t>
      </w:r>
      <w:r w:rsidR="009304E9">
        <w:rPr>
          <w:lang w:val="en-CA"/>
        </w:rPr>
        <w:t>78</w:t>
      </w:r>
      <w:r w:rsidRPr="009B07C5">
        <w:rPr>
          <w:lang w:val="en-CA"/>
        </w:rPr>
        <w:t>) than the null model containing only an intercept for occupancy (WAIC = 6</w:t>
      </w:r>
      <w:r w:rsidR="009304E9">
        <w:rPr>
          <w:lang w:val="en-CA"/>
        </w:rPr>
        <w:t>50.07</w:t>
      </w:r>
      <w:r w:rsidRPr="009B07C5">
        <w:rPr>
          <w:lang w:val="en-CA"/>
        </w:rPr>
        <w:t xml:space="preserve">), indicating improved fit when habitat and detection covariates were included. </w:t>
      </w:r>
    </w:p>
    <w:p w14:paraId="67A868B8" w14:textId="7E90A0D0" w:rsidR="00A97C0F" w:rsidRPr="00846E1F" w:rsidRDefault="009B07C5" w:rsidP="00027C17">
      <w:pPr>
        <w:rPr>
          <w:lang w:val="en-CA"/>
        </w:rPr>
      </w:pPr>
      <w:r w:rsidRPr="009B07C5">
        <w:rPr>
          <w:lang w:val="en-CA"/>
        </w:rPr>
        <w:t xml:space="preserve">Among the occupancy covariates, canopy closure above 10 m had the strongest effect on site use, with a posterior </w:t>
      </w:r>
      <w:r w:rsidR="00846E1F">
        <w:rPr>
          <w:lang w:val="en-CA"/>
        </w:rPr>
        <w:t xml:space="preserve">effect size </w:t>
      </w:r>
      <w:r w:rsidRPr="009B07C5">
        <w:rPr>
          <w:lang w:val="en-CA"/>
        </w:rPr>
        <w:t>mean of −2.02 (95% credible interval: −3.60 to −0.52</w:t>
      </w:r>
      <w:del w:id="164" w:author="Ken Otter" w:date="2025-12-17T17:34:00Z" w16du:dateUtc="2025-12-18T01:34:00Z">
        <w:r w:rsidRPr="009B07C5" w:rsidDel="00477620">
          <w:rPr>
            <w:lang w:val="en-CA"/>
          </w:rPr>
          <w:delText xml:space="preserve">), </w:delText>
        </w:r>
      </w:del>
      <w:ins w:id="165" w:author="Ken Otter" w:date="2025-12-17T17:34:00Z" w16du:dateUtc="2025-12-18T01:34:00Z">
        <w:r w:rsidR="00477620" w:rsidRPr="009B07C5">
          <w:rPr>
            <w:lang w:val="en-CA"/>
          </w:rPr>
          <w:t>)</w:t>
        </w:r>
        <w:r w:rsidR="00477620">
          <w:rPr>
            <w:lang w:val="en-CA"/>
          </w:rPr>
          <w:t xml:space="preserve">; this </w:t>
        </w:r>
      </w:ins>
      <w:del w:id="166" w:author="Ken Otter" w:date="2025-12-17T17:34:00Z" w16du:dateUtc="2025-12-18T01:34:00Z">
        <w:r w:rsidRPr="009B07C5" w:rsidDel="00477620">
          <w:rPr>
            <w:lang w:val="en-CA"/>
          </w:rPr>
          <w:delText xml:space="preserve">indicating </w:delText>
        </w:r>
      </w:del>
      <w:ins w:id="167" w:author="Ken Otter" w:date="2025-12-17T17:34:00Z" w16du:dateUtc="2025-12-18T01:34:00Z">
        <w:r w:rsidR="00477620" w:rsidRPr="009B07C5">
          <w:rPr>
            <w:lang w:val="en-CA"/>
          </w:rPr>
          <w:t>indicat</w:t>
        </w:r>
        <w:r w:rsidR="00477620">
          <w:rPr>
            <w:lang w:val="en-CA"/>
          </w:rPr>
          <w:t>e</w:t>
        </w:r>
        <w:r w:rsidR="00477620" w:rsidRPr="009B07C5">
          <w:rPr>
            <w:lang w:val="en-CA"/>
          </w:rPr>
          <w:t xml:space="preserve"> </w:t>
        </w:r>
      </w:ins>
      <w:r w:rsidRPr="009B07C5">
        <w:rPr>
          <w:lang w:val="en-CA"/>
        </w:rPr>
        <w:t xml:space="preserve">that </w:t>
      </w:r>
      <w:ins w:id="168" w:author="Ken Otter" w:date="2025-12-17T17:16:00Z" w16du:dateUtc="2025-12-18T01:16:00Z">
        <w:r w:rsidR="00095C26">
          <w:t>Olive-sided Flycatcher</w:t>
        </w:r>
        <w:r w:rsidR="00095C26" w:rsidRPr="003F08F3">
          <w:t xml:space="preserve"> </w:t>
        </w:r>
      </w:ins>
      <w:del w:id="169" w:author="Ken Otter" w:date="2025-12-17T16:48:00Z" w16du:dateUtc="2025-12-18T00:48:00Z">
        <w:r w:rsidRPr="009B07C5" w:rsidDel="009B3D06">
          <w:rPr>
            <w:lang w:val="en-CA"/>
          </w:rPr>
          <w:delText>OSFL</w:delText>
        </w:r>
      </w:del>
      <w:del w:id="170" w:author="Ken Otter" w:date="2025-12-17T17:16:00Z" w16du:dateUtc="2025-12-18T01:16:00Z">
        <w:r w:rsidRPr="009B07C5" w:rsidDel="00095C26">
          <w:rPr>
            <w:lang w:val="en-CA"/>
          </w:rPr>
          <w:delText xml:space="preserve"> </w:delText>
        </w:r>
      </w:del>
      <w:r w:rsidRPr="009B07C5">
        <w:rPr>
          <w:lang w:val="en-CA"/>
        </w:rPr>
        <w:t xml:space="preserve">were less likely to occupy sites with dense </w:t>
      </w:r>
      <w:del w:id="171" w:author="Ken Otter" w:date="2025-12-17T17:34:00Z" w16du:dateUtc="2025-12-18T01:34:00Z">
        <w:r w:rsidRPr="009B07C5" w:rsidDel="004B6072">
          <w:rPr>
            <w:lang w:val="en-CA"/>
          </w:rPr>
          <w:delText>high</w:delText>
        </w:r>
      </w:del>
      <w:ins w:id="172" w:author="Ken Otter" w:date="2025-12-17T17:34:00Z" w16du:dateUtc="2025-12-18T01:34:00Z">
        <w:r w:rsidR="004B6072">
          <w:rPr>
            <w:lang w:val="en-CA"/>
          </w:rPr>
          <w:t>upper</w:t>
        </w:r>
      </w:ins>
      <w:r w:rsidRPr="009B07C5">
        <w:rPr>
          <w:lang w:val="en-CA"/>
        </w:rPr>
        <w:t>-canopy cover</w:t>
      </w:r>
      <w:r w:rsidR="00846E1F">
        <w:rPr>
          <w:lang w:val="en-CA"/>
        </w:rPr>
        <w:t xml:space="preserve"> </w:t>
      </w:r>
      <w:r w:rsidR="00846E1F">
        <w:rPr>
          <w:rFonts w:hint="eastAsia"/>
          <w:lang w:val="en-CA"/>
        </w:rPr>
        <w:t>(</w:t>
      </w:r>
      <w:r w:rsidR="00846E1F" w:rsidRPr="000C5769">
        <w:rPr>
          <w:rFonts w:hint="eastAsia"/>
          <w:b/>
          <w:bCs/>
          <w:lang w:val="en-CA"/>
        </w:rPr>
        <w:t xml:space="preserve">Fig. </w:t>
      </w:r>
      <w:r w:rsidR="00846E1F" w:rsidRPr="000C5769">
        <w:rPr>
          <w:b/>
          <w:bCs/>
          <w:lang w:val="en-CA"/>
        </w:rPr>
        <w:t>5A</w:t>
      </w:r>
      <w:r w:rsidR="00846E1F">
        <w:rPr>
          <w:rFonts w:hint="eastAsia"/>
          <w:lang w:val="en-CA"/>
        </w:rPr>
        <w:t>)</w:t>
      </w:r>
      <w:r w:rsidRPr="009B07C5">
        <w:rPr>
          <w:lang w:val="en-CA"/>
        </w:rPr>
        <w:t xml:space="preserve">. Other occupancy covariates, including lower canopy closure </w:t>
      </w:r>
      <w:r w:rsidR="00846E1F">
        <w:rPr>
          <w:lang w:val="en-CA"/>
        </w:rPr>
        <w:t>between 3-10m and above 10m</w:t>
      </w:r>
      <w:r w:rsidRPr="009B07C5">
        <w:rPr>
          <w:lang w:val="en-CA"/>
        </w:rPr>
        <w:t>, distance to wetland edges, and forest age, had weaker effects, with 95% credible intervals overlapping zero</w:t>
      </w:r>
      <w:r w:rsidR="00AB696D">
        <w:rPr>
          <w:rFonts w:hint="eastAsia"/>
          <w:lang w:val="en-CA"/>
        </w:rPr>
        <w:t xml:space="preserve"> (</w:t>
      </w:r>
      <w:r w:rsidR="00AB696D" w:rsidRPr="000C5769">
        <w:rPr>
          <w:rFonts w:hint="eastAsia"/>
          <w:b/>
          <w:bCs/>
          <w:lang w:val="en-CA"/>
        </w:rPr>
        <w:t xml:space="preserve">Fig. </w:t>
      </w:r>
      <w:r w:rsidR="00846E1F" w:rsidRPr="000C5769">
        <w:rPr>
          <w:b/>
          <w:bCs/>
          <w:lang w:val="en-CA"/>
        </w:rPr>
        <w:t>5A</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w:t>
      </w:r>
      <w:r w:rsidR="00846E1F">
        <w:rPr>
          <w:lang w:val="en-CA"/>
        </w:rPr>
        <w:t>covariates</w:t>
      </w:r>
      <w:r w:rsidRPr="009B07C5">
        <w:rPr>
          <w:lang w:val="en-CA"/>
        </w:rPr>
        <w:t xml:space="preserve">, </w:t>
      </w:r>
      <w:r w:rsidR="00347F02">
        <w:rPr>
          <w:lang w:val="en-CA"/>
        </w:rPr>
        <w:t>canopy</w:t>
      </w:r>
      <w:r w:rsidRPr="009B07C5">
        <w:rPr>
          <w:lang w:val="en-CA"/>
        </w:rPr>
        <w:t xml:space="preserve"> closure at 1–3 m had a small but significant negative effect (posterior mean = −0.023, 95% CI: −0.040 to −0.006</w:t>
      </w:r>
      <w:r w:rsidR="00846E1F">
        <w:rPr>
          <w:lang w:val="en-CA"/>
        </w:rPr>
        <w:t xml:space="preserve">), </w:t>
      </w:r>
      <w:r w:rsidRPr="009B07C5">
        <w:rPr>
          <w:lang w:val="en-CA"/>
        </w:rPr>
        <w:t>suggest</w:t>
      </w:r>
      <w:r w:rsidR="00846E1F">
        <w:rPr>
          <w:lang w:val="en-CA"/>
        </w:rPr>
        <w:t>ing</w:t>
      </w:r>
      <w:r w:rsidRPr="009B07C5">
        <w:rPr>
          <w:lang w:val="en-CA"/>
        </w:rPr>
        <w:t xml:space="preserve"> that denser low</w:t>
      </w:r>
      <w:ins w:id="173" w:author="Ken Otter" w:date="2025-12-17T17:35:00Z" w16du:dateUtc="2025-12-18T01:35:00Z">
        <w:r w:rsidR="00E35BEB">
          <w:rPr>
            <w:lang w:val="en-CA"/>
          </w:rPr>
          <w:t>er</w:t>
        </w:r>
      </w:ins>
      <w:r w:rsidRPr="009B07C5">
        <w:rPr>
          <w:lang w:val="en-CA"/>
        </w:rPr>
        <w:t xml:space="preserve">-canopy cover slightly reduced the likelihood of detecting singing </w:t>
      </w:r>
      <w:ins w:id="174" w:author="Ken Otter" w:date="2025-12-17T17:17:00Z" w16du:dateUtc="2025-12-18T01:17:00Z">
        <w:r w:rsidR="00095C26">
          <w:t>Olive-sided Flycatcher</w:t>
        </w:r>
      </w:ins>
      <w:ins w:id="175" w:author="Ken Otter" w:date="2025-12-17T17:35:00Z" w16du:dateUtc="2025-12-18T01:35:00Z">
        <w:r w:rsidR="00E35BEB">
          <w:t>s</w:t>
        </w:r>
      </w:ins>
      <w:ins w:id="176" w:author="Ken Otter" w:date="2025-12-17T17:17:00Z" w16du:dateUtc="2025-12-18T01:17:00Z">
        <w:r w:rsidR="00095C26" w:rsidRPr="003F08F3">
          <w:t xml:space="preserve"> </w:t>
        </w:r>
      </w:ins>
      <w:del w:id="177" w:author="Ken Otter" w:date="2025-12-17T16:48:00Z" w16du:dateUtc="2025-12-18T00:48:00Z">
        <w:r w:rsidRPr="009B07C5" w:rsidDel="009B3D06">
          <w:rPr>
            <w:lang w:val="en-CA"/>
          </w:rPr>
          <w:delText>OSFL</w:delText>
        </w:r>
      </w:del>
      <w:del w:id="178" w:author="Ken Otter" w:date="2025-12-17T17:17:00Z" w16du:dateUtc="2025-12-18T01:17:00Z">
        <w:r w:rsidRPr="009B07C5" w:rsidDel="00095C26">
          <w:rPr>
            <w:lang w:val="en-CA"/>
          </w:rPr>
          <w:delText xml:space="preserve"> </w:delText>
        </w:r>
      </w:del>
      <w:r w:rsidRPr="009B07C5">
        <w:rPr>
          <w:lang w:val="en-CA"/>
        </w:rPr>
        <w:t>during a survey</w:t>
      </w:r>
      <w:r w:rsidR="00846E1F">
        <w:rPr>
          <w:lang w:val="en-CA"/>
        </w:rPr>
        <w:t xml:space="preserve"> </w:t>
      </w:r>
      <w:r w:rsidR="00846E1F">
        <w:rPr>
          <w:rFonts w:hint="eastAsia"/>
          <w:lang w:val="en-CA"/>
        </w:rPr>
        <w:t>(</w:t>
      </w:r>
      <w:r w:rsidR="00846E1F" w:rsidRPr="000C5769">
        <w:rPr>
          <w:rFonts w:hint="eastAsia"/>
          <w:b/>
          <w:bCs/>
          <w:lang w:val="en-CA"/>
        </w:rPr>
        <w:t xml:space="preserve">Fig. </w:t>
      </w:r>
      <w:r w:rsidR="00846E1F" w:rsidRPr="000C5769">
        <w:rPr>
          <w:b/>
          <w:bCs/>
          <w:lang w:val="en-CA"/>
        </w:rPr>
        <w:t>5B</w:t>
      </w:r>
      <w:r w:rsidR="00846E1F">
        <w:rPr>
          <w:rFonts w:hint="eastAsia"/>
          <w:lang w:val="en-CA"/>
        </w:rPr>
        <w:t>)</w:t>
      </w:r>
      <w:r w:rsidRPr="009B07C5">
        <w:rPr>
          <w:lang w:val="en-CA"/>
        </w:rPr>
        <w:t>.</w:t>
      </w:r>
      <w:r w:rsidR="00846E1F">
        <w:rPr>
          <w:lang w:val="en-CA"/>
        </w:rPr>
        <w:t xml:space="preserve"> W</w:t>
      </w:r>
      <w:r w:rsidR="00846E1F" w:rsidRPr="009B07C5">
        <w:rPr>
          <w:lang w:val="en-CA"/>
        </w:rPr>
        <w:t>hile Julian day showed no clear effect</w:t>
      </w:r>
      <w:r w:rsidR="00846E1F">
        <w:rPr>
          <w:lang w:val="en-CA"/>
        </w:rPr>
        <w:t xml:space="preserve"> on the </w:t>
      </w:r>
      <w:ins w:id="179" w:author="Ken Otter" w:date="2025-12-17T17:17:00Z" w16du:dateUtc="2025-12-18T01:17:00Z">
        <w:r w:rsidR="00095C26">
          <w:t>Olive-sided Flycatcher</w:t>
        </w:r>
        <w:r w:rsidR="00095C26" w:rsidRPr="003F08F3">
          <w:t xml:space="preserve"> </w:t>
        </w:r>
      </w:ins>
      <w:del w:id="180" w:author="Ken Otter" w:date="2025-12-17T16:48:00Z" w16du:dateUtc="2025-12-18T00:48:00Z">
        <w:r w:rsidR="00846E1F" w:rsidDel="009B3D06">
          <w:rPr>
            <w:lang w:val="en-CA"/>
          </w:rPr>
          <w:delText>OSFL</w:delText>
        </w:r>
      </w:del>
      <w:del w:id="181" w:author="Ken Otter" w:date="2025-12-17T17:17:00Z" w16du:dateUtc="2025-12-18T01:17:00Z">
        <w:r w:rsidR="00846E1F" w:rsidDel="00095C26">
          <w:rPr>
            <w:lang w:val="en-CA"/>
          </w:rPr>
          <w:delText xml:space="preserve"> </w:delText>
        </w:r>
      </w:del>
      <w:r w:rsidR="00846E1F">
        <w:rPr>
          <w:lang w:val="en-CA"/>
        </w:rPr>
        <w:t>detectability during the survey period (</w:t>
      </w:r>
      <w:commentRangeStart w:id="182"/>
      <w:r w:rsidR="00846E1F" w:rsidRPr="000C5769">
        <w:rPr>
          <w:b/>
          <w:bCs/>
          <w:lang w:val="en-CA"/>
        </w:rPr>
        <w:t>Fig. 5B</w:t>
      </w:r>
      <w:commentRangeEnd w:id="182"/>
      <w:r w:rsidR="000E43ED">
        <w:rPr>
          <w:rStyle w:val="CommentReference"/>
          <w:sz w:val="24"/>
          <w:szCs w:val="24"/>
          <w:lang w:val="en-CA"/>
        </w:rPr>
        <w:commentReference w:id="182"/>
      </w:r>
      <w:r w:rsidR="00846E1F">
        <w:rPr>
          <w:lang w:val="en-CA"/>
        </w:rPr>
        <w:t>).</w:t>
      </w:r>
    </w:p>
    <w:p w14:paraId="3044CCB3" w14:textId="55861237" w:rsidR="00D86666" w:rsidRPr="00D86666" w:rsidRDefault="00846E1F" w:rsidP="00D86666">
      <w:pPr>
        <w:rPr>
          <w:noProof/>
          <w:lang w:val="en-CA"/>
        </w:rPr>
      </w:pPr>
      <w:r>
        <w:rPr>
          <w:noProof/>
        </w:rPr>
        <mc:AlternateContent>
          <mc:Choice Requires="wps">
            <w:drawing>
              <wp:anchor distT="45720" distB="45720" distL="114300" distR="114300" simplePos="0" relativeHeight="251674624" behindDoc="0" locked="0" layoutInCell="1" allowOverlap="1" wp14:anchorId="1B9EDBC1" wp14:editId="576B1699">
                <wp:simplePos x="0" y="0"/>
                <wp:positionH relativeFrom="margin">
                  <wp:posOffset>-332740</wp:posOffset>
                </wp:positionH>
                <wp:positionV relativeFrom="paragraph">
                  <wp:posOffset>126365</wp:posOffset>
                </wp:positionV>
                <wp:extent cx="6602730" cy="413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730" cy="4133850"/>
                        </a:xfrm>
                        <a:prstGeom prst="rect">
                          <a:avLst/>
                        </a:prstGeom>
                        <a:noFill/>
                        <a:ln w="9525">
                          <a:noFill/>
                          <a:miter lim="800000"/>
                          <a:headEnd/>
                          <a:tailEnd/>
                        </a:ln>
                      </wps:spPr>
                      <wps:txb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2074980831" name="Picture 207498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DBC1" id="_x0000_s1030" type="#_x0000_t202" style="position:absolute;margin-left:-26.2pt;margin-top:9.95pt;width:519.9pt;height:32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" filled="f" stroked="f">
                <v:textbox>
                  <w:txbxContent>
                    <w:p w14:paraId="0188E3D2" w14:textId="77777777" w:rsidR="00846E1F" w:rsidRPr="00190E53" w:rsidRDefault="00846E1F" w:rsidP="00846E1F">
                      <w:pPr>
                        <w:jc w:val="center"/>
                        <w:rPr>
                          <w:lang w:val="en-CA"/>
                        </w:rPr>
                      </w:pPr>
                      <w:r>
                        <w:rPr>
                          <w:noProof/>
                        </w:rPr>
                        <w:drawing>
                          <wp:inline distT="0" distB="0" distL="0" distR="0" wp14:anchorId="2921FF54" wp14:editId="184D04AC">
                            <wp:extent cx="5943600" cy="3194050"/>
                            <wp:effectExtent l="0" t="0" r="0" b="6350"/>
                            <wp:docPr id="2074980831" name="Picture 2074980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7B989F3E" w14:textId="68886CD2" w:rsidR="00846E1F" w:rsidRPr="00846E1F" w:rsidRDefault="00846E1F" w:rsidP="00846E1F">
                      <w:pPr>
                        <w:spacing w:line="276" w:lineRule="auto"/>
                        <w:rPr>
                          <w:rFonts w:asciiTheme="minorHAnsi" w:hAnsiTheme="minorHAnsi" w:cstheme="minorHAnsi"/>
                          <w:color w:val="000000" w:themeColor="text1"/>
                        </w:rPr>
                      </w:pPr>
                      <w:r w:rsidRPr="000C5769">
                        <w:rPr>
                          <w:rFonts w:asciiTheme="minorHAnsi" w:hAnsiTheme="minorHAnsi" w:cstheme="minorHAnsi"/>
                          <w:b/>
                          <w:bCs/>
                        </w:rPr>
                        <w:t>Fig. 5</w:t>
                      </w:r>
                      <w:r w:rsidR="009C456B" w:rsidRPr="000C5769">
                        <w:rPr>
                          <w:rFonts w:asciiTheme="minorHAnsi" w:hAnsiTheme="minorHAnsi" w:cstheme="minorHAnsi"/>
                          <w:b/>
                          <w:bCs/>
                        </w:rPr>
                        <w:t>.</w:t>
                      </w:r>
                      <w:r w:rsidRPr="00846E1F">
                        <w:rPr>
                          <w:rFonts w:asciiTheme="minorHAnsi" w:hAnsiTheme="minorHAnsi" w:cstheme="minorHAnsi"/>
                          <w:color w:val="FF0000"/>
                        </w:rPr>
                        <w:t xml:space="preserve"> </w:t>
                      </w:r>
                      <w:r w:rsidRPr="00846E1F">
                        <w:rPr>
                          <w:rFonts w:asciiTheme="minorHAnsi" w:hAnsiTheme="minorHAnsi" w:cstheme="minorHAnsi"/>
                          <w:color w:val="000000" w:themeColor="text1"/>
                        </w:rPr>
                        <w:t xml:space="preserve">Posterior effect sizes of covariates on (A) occupancy and (B) detection probabilities for </w:t>
                      </w:r>
                      <w:r w:rsidR="00F05478">
                        <w:rPr>
                          <w:rFonts w:asciiTheme="minorHAnsi" w:hAnsiTheme="minorHAnsi" w:cstheme="minorHAnsi"/>
                          <w:color w:val="000000" w:themeColor="text1"/>
                        </w:rPr>
                        <w:t>Olive-sided Flycatcher</w:t>
                      </w:r>
                      <w:r w:rsidRPr="00846E1F">
                        <w:rPr>
                          <w:rFonts w:asciiTheme="minorHAnsi" w:hAnsiTheme="minorHAnsi" w:cstheme="minorHAnsi"/>
                          <w:color w:val="000000" w:themeColor="text1"/>
                        </w:rPr>
                        <w:t xml:space="preserve">. Thick bars represent 90% credible intervals, and thin bars represent 95% credible intervals. All covariates were standardized prior to modeling. </w:t>
                      </w:r>
                    </w:p>
                  </w:txbxContent>
                </v:textbox>
                <w10:wrap type="square" anchorx="margin"/>
              </v:shape>
            </w:pict>
          </mc:Fallback>
        </mc:AlternateContent>
      </w:r>
      <w:r w:rsidR="00027C17">
        <w:br w:type="column"/>
      </w:r>
      <w:r w:rsidR="00D86666" w:rsidRPr="00D86666">
        <w:rPr>
          <w:noProof/>
          <w:lang w:val="en-CA"/>
        </w:rPr>
        <w:lastRenderedPageBreak/>
        <w:t>Landscape-level predictions revealed distinct spatial patterns in occupancy and detectio</w:t>
      </w:r>
      <w:r w:rsidR="00D86666" w:rsidRPr="000C5769">
        <w:rPr>
          <w:noProof/>
          <w:lang w:val="en-CA"/>
        </w:rPr>
        <w:t>n.</w:t>
      </w:r>
      <w:r w:rsidR="000C5769">
        <w:rPr>
          <w:noProof/>
          <w:lang w:val="en-CA"/>
        </w:rPr>
        <w:t xml:space="preserve"> </w:t>
      </w:r>
      <w:r w:rsidR="00D86666" w:rsidRPr="00D86666">
        <w:rPr>
          <w:noProof/>
          <w:lang w:val="en-CA"/>
        </w:rPr>
        <w:t xml:space="preserve">Occupancy probability was highest in </w:t>
      </w:r>
      <w:r w:rsidR="00D86666">
        <w:rPr>
          <w:noProof/>
          <w:lang w:val="en-CA"/>
        </w:rPr>
        <w:t>young</w:t>
      </w:r>
      <w:r w:rsidR="00D86666" w:rsidRPr="00D86666">
        <w:rPr>
          <w:noProof/>
          <w:lang w:val="en-CA"/>
        </w:rPr>
        <w:t xml:space="preserve"> forest stands</w:t>
      </w:r>
      <w:ins w:id="183" w:author="Ken Otter" w:date="2025-12-17T17:37:00Z" w16du:dateUtc="2025-12-18T01:37:00Z">
        <w:r w:rsidR="00A3108A">
          <w:rPr>
            <w:noProof/>
            <w:lang w:val="en-CA"/>
          </w:rPr>
          <w:t>, which had</w:t>
        </w:r>
      </w:ins>
      <w:del w:id="184" w:author="Ken Otter" w:date="2025-12-17T17:37:00Z" w16du:dateUtc="2025-12-18T01:37:00Z">
        <w:r w:rsidR="00D86666" w:rsidRPr="00D86666" w:rsidDel="00A3108A">
          <w:rPr>
            <w:noProof/>
            <w:lang w:val="en-CA"/>
          </w:rPr>
          <w:delText xml:space="preserve"> with</w:delText>
        </w:r>
      </w:del>
      <w:r w:rsidR="00D86666" w:rsidRPr="00D86666">
        <w:rPr>
          <w:noProof/>
          <w:lang w:val="en-CA"/>
        </w:rPr>
        <w:t xml:space="preserve"> </w:t>
      </w:r>
      <w:r w:rsidR="00D86666">
        <w:rPr>
          <w:noProof/>
          <w:lang w:val="en-CA"/>
        </w:rPr>
        <w:t>lower</w:t>
      </w:r>
      <w:r w:rsidR="00D86666" w:rsidRPr="00D86666">
        <w:rPr>
          <w:noProof/>
          <w:lang w:val="en-CA"/>
        </w:rPr>
        <w:t xml:space="preserve"> </w:t>
      </w:r>
      <w:ins w:id="185" w:author="Ken Otter" w:date="2025-12-17T17:42:00Z" w16du:dateUtc="2025-12-18T01:42:00Z">
        <w:r w:rsidR="00D3426C">
          <w:rPr>
            <w:noProof/>
            <w:lang w:val="en-CA"/>
          </w:rPr>
          <w:t xml:space="preserve">values of </w:t>
        </w:r>
      </w:ins>
      <w:del w:id="186" w:author="Ken Otter" w:date="2025-12-17T17:42:00Z" w16du:dateUtc="2025-12-18T01:42:00Z">
        <w:r w:rsidR="00D86666" w:rsidRPr="00D86666" w:rsidDel="00D3426C">
          <w:rPr>
            <w:noProof/>
            <w:lang w:val="en-CA"/>
          </w:rPr>
          <w:delText xml:space="preserve">canopy closure </w:delText>
        </w:r>
        <w:r w:rsidR="00D86666" w:rsidRPr="00D86666" w:rsidDel="000F5DC4">
          <w:rPr>
            <w:noProof/>
            <w:lang w:val="en-CA"/>
          </w:rPr>
          <w:delText xml:space="preserve">at </w:delText>
        </w:r>
      </w:del>
      <w:ins w:id="187" w:author="Ken Otter" w:date="2025-12-17T17:42:00Z" w16du:dateUtc="2025-12-18T01:42:00Z">
        <w:r w:rsidR="00D3426C">
          <w:rPr>
            <w:noProof/>
            <w:lang w:val="en-CA"/>
          </w:rPr>
          <w:t xml:space="preserve">canopy closer </w:t>
        </w:r>
      </w:ins>
      <w:r w:rsidR="00D86666" w:rsidRPr="00D86666">
        <w:rPr>
          <w:noProof/>
          <w:lang w:val="en-CA"/>
        </w:rPr>
        <w:t>&gt;10 m</w:t>
      </w:r>
      <w:del w:id="188" w:author="Ken Otter" w:date="2025-12-17T17:43:00Z" w16du:dateUtc="2025-12-18T01:43:00Z">
        <w:r w:rsidR="00D86666" w:rsidRPr="00D86666" w:rsidDel="0022753B">
          <w:rPr>
            <w:noProof/>
            <w:lang w:val="en-CA"/>
          </w:rPr>
          <w:delText xml:space="preserve">, </w:delText>
        </w:r>
      </w:del>
      <w:ins w:id="189" w:author="Ken Otter" w:date="2025-12-17T17:43:00Z" w16du:dateUtc="2025-12-18T01:43:00Z">
        <w:r w:rsidR="0022753B">
          <w:rPr>
            <w:noProof/>
            <w:lang w:val="en-CA"/>
          </w:rPr>
          <w:t>; such habitat is</w:t>
        </w:r>
        <w:r w:rsidR="0022753B" w:rsidRPr="00D86666">
          <w:rPr>
            <w:noProof/>
            <w:lang w:val="en-CA"/>
          </w:rPr>
          <w:t xml:space="preserve"> </w:t>
        </w:r>
      </w:ins>
      <w:r w:rsidR="00D86666" w:rsidRPr="00D86666">
        <w:rPr>
          <w:noProof/>
          <w:lang w:val="en-CA"/>
        </w:rPr>
        <w:t xml:space="preserve">particularly </w:t>
      </w:r>
      <w:del w:id="190" w:author="Ken Otter" w:date="2025-12-17T17:43:00Z" w16du:dateUtc="2025-12-18T01:43:00Z">
        <w:r w:rsidR="00D86666" w:rsidRPr="00D86666" w:rsidDel="0022753B">
          <w:rPr>
            <w:noProof/>
            <w:lang w:val="en-CA"/>
          </w:rPr>
          <w:delText xml:space="preserve">in </w:delText>
        </w:r>
      </w:del>
      <w:ins w:id="191" w:author="Ken Otter" w:date="2025-12-17T17:43:00Z" w16du:dateUtc="2025-12-18T01:43:00Z">
        <w:r w:rsidR="0022753B">
          <w:rPr>
            <w:noProof/>
            <w:lang w:val="en-CA"/>
          </w:rPr>
          <w:t xml:space="preserve">common in </w:t>
        </w:r>
      </w:ins>
      <w:r w:rsidR="00D86666" w:rsidRPr="00D86666">
        <w:rPr>
          <w:noProof/>
          <w:lang w:val="en-CA"/>
        </w:rPr>
        <w:t>the northwest of the study area</w:t>
      </w:r>
      <w:ins w:id="192" w:author="Ken Otter" w:date="2025-12-17T17:43:00Z" w16du:dateUtc="2025-12-18T01:43:00Z">
        <w:r w:rsidR="0022753B">
          <w:rPr>
            <w:noProof/>
            <w:lang w:val="en-CA"/>
          </w:rPr>
          <w:t>, as well as</w:t>
        </w:r>
      </w:ins>
      <w:del w:id="193" w:author="Ken Otter" w:date="2025-12-17T17:43:00Z" w16du:dateUtc="2025-12-18T01:43:00Z">
        <w:r w:rsidR="00D86666" w:rsidRPr="00D86666" w:rsidDel="0022753B">
          <w:rPr>
            <w:noProof/>
            <w:lang w:val="en-CA"/>
          </w:rPr>
          <w:delText xml:space="preserve"> and</w:delText>
        </w:r>
      </w:del>
      <w:r w:rsidR="00D86666" w:rsidRPr="00D86666">
        <w:rPr>
          <w:noProof/>
          <w:lang w:val="en-CA"/>
        </w:rPr>
        <w:t xml:space="preserve"> along the eastern shoreline of Tezz</w:t>
      </w:r>
      <w:r w:rsidR="00D86666">
        <w:rPr>
          <w:noProof/>
          <w:lang w:val="en-CA"/>
        </w:rPr>
        <w:t>er</w:t>
      </w:r>
      <w:r w:rsidR="00D86666" w:rsidRPr="00D86666">
        <w:rPr>
          <w:noProof/>
          <w:lang w:val="en-CA"/>
        </w:rPr>
        <w:t xml:space="preserve">on Lake </w:t>
      </w:r>
      <w:ins w:id="194" w:author="Ken Otter" w:date="2025-12-17T17:43:00Z" w16du:dateUtc="2025-12-18T01:43:00Z">
        <w:r w:rsidR="0022753B">
          <w:rPr>
            <w:noProof/>
            <w:lang w:val="en-CA"/>
          </w:rPr>
          <w:t xml:space="preserve">within the research forest </w:t>
        </w:r>
      </w:ins>
      <w:r w:rsidR="00D86666" w:rsidRPr="00D86666">
        <w:rPr>
          <w:noProof/>
          <w:lang w:val="en-CA"/>
        </w:rPr>
        <w:t>(</w:t>
      </w:r>
      <w:r w:rsidR="00D86666" w:rsidRPr="000C5769">
        <w:rPr>
          <w:b/>
          <w:bCs/>
          <w:noProof/>
          <w:lang w:val="en-CA"/>
        </w:rPr>
        <w:t>Fig. 6A</w:t>
      </w:r>
      <w:r w:rsidR="00D86666" w:rsidRPr="00D86666">
        <w:rPr>
          <w:noProof/>
          <w:lang w:val="en-CA"/>
        </w:rPr>
        <w:t xml:space="preserve">). </w:t>
      </w:r>
      <w:del w:id="195" w:author="Ken Otter" w:date="2025-12-17T17:44:00Z" w16du:dateUtc="2025-12-18T01:44:00Z">
        <w:r w:rsidR="00D86666" w:rsidRPr="00D86666" w:rsidDel="00ED3F34">
          <w:rPr>
            <w:noProof/>
            <w:lang w:val="en-CA"/>
          </w:rPr>
          <w:delText>In contrast</w:delText>
        </w:r>
      </w:del>
      <w:ins w:id="196" w:author="Ken Otter" w:date="2025-12-17T17:44:00Z" w16du:dateUtc="2025-12-18T01:44:00Z">
        <w:r w:rsidR="00ED3F34">
          <w:rPr>
            <w:noProof/>
            <w:lang w:val="en-CA"/>
          </w:rPr>
          <w:t xml:space="preserve">Despite </w:t>
        </w:r>
        <w:r w:rsidR="00253D44">
          <w:rPr>
            <w:noProof/>
            <w:lang w:val="en-CA"/>
          </w:rPr>
          <w:t xml:space="preserve">large </w:t>
        </w:r>
      </w:ins>
      <w:ins w:id="197" w:author="Ken Otter" w:date="2025-12-17T17:45:00Z" w16du:dateUtc="2025-12-18T01:45:00Z">
        <w:r w:rsidR="00B83FC8">
          <w:rPr>
            <w:noProof/>
            <w:lang w:val="en-CA"/>
          </w:rPr>
          <w:t>areas of the study site</w:t>
        </w:r>
      </w:ins>
      <w:ins w:id="198" w:author="Ken Otter" w:date="2025-12-17T17:44:00Z" w16du:dateUtc="2025-12-18T01:44:00Z">
        <w:r w:rsidR="00253D44">
          <w:rPr>
            <w:noProof/>
            <w:lang w:val="en-CA"/>
          </w:rPr>
          <w:t xml:space="preserve"> </w:t>
        </w:r>
      </w:ins>
      <w:ins w:id="199" w:author="Ken Otter" w:date="2025-12-17T17:45:00Z" w16du:dateUtc="2025-12-18T01:45:00Z">
        <w:r w:rsidR="00253D44">
          <w:rPr>
            <w:noProof/>
            <w:lang w:val="en-CA"/>
          </w:rPr>
          <w:t>containing habitat that would predict occupany (Fig. 6A)</w:t>
        </w:r>
      </w:ins>
      <w:r w:rsidR="00D86666" w:rsidRPr="00D86666">
        <w:rPr>
          <w:noProof/>
          <w:lang w:val="en-CA"/>
        </w:rPr>
        <w:t xml:space="preserve">, </w:t>
      </w:r>
      <w:ins w:id="200" w:author="Ken Otter" w:date="2025-12-17T17:45:00Z" w16du:dateUtc="2025-12-18T01:45:00Z">
        <w:r w:rsidR="00B83FC8">
          <w:rPr>
            <w:noProof/>
            <w:lang w:val="en-CA"/>
          </w:rPr>
          <w:t xml:space="preserve">actual </w:t>
        </w:r>
      </w:ins>
      <w:r w:rsidR="00D86666" w:rsidRPr="00D86666">
        <w:rPr>
          <w:noProof/>
          <w:lang w:val="en-CA"/>
        </w:rPr>
        <w:t>detection probability</w:t>
      </w:r>
      <w:ins w:id="201" w:author="Ken Otter" w:date="2025-12-17T17:45:00Z" w16du:dateUtc="2025-12-18T01:45:00Z">
        <w:r w:rsidR="00B83FC8">
          <w:rPr>
            <w:noProof/>
            <w:lang w:val="en-CA"/>
          </w:rPr>
          <w:t xml:space="preserve"> </w:t>
        </w:r>
        <w:r w:rsidR="00B83FC8" w:rsidRPr="00D86666">
          <w:rPr>
            <w:noProof/>
            <w:lang w:val="en-CA"/>
          </w:rPr>
          <w:t>(</w:t>
        </w:r>
        <w:r w:rsidR="00B83FC8" w:rsidRPr="000C5769">
          <w:rPr>
            <w:b/>
            <w:bCs/>
            <w:noProof/>
            <w:lang w:val="en-CA"/>
          </w:rPr>
          <w:t>Fig. 6B</w:t>
        </w:r>
        <w:r w:rsidR="00B83FC8" w:rsidRPr="00D86666">
          <w:rPr>
            <w:noProof/>
            <w:lang w:val="en-CA"/>
          </w:rPr>
          <w:t>)</w:t>
        </w:r>
      </w:ins>
      <w:r w:rsidR="00D86666" w:rsidRPr="00D86666">
        <w:rPr>
          <w:noProof/>
          <w:lang w:val="en-CA"/>
        </w:rPr>
        <w:t xml:space="preserve"> exhibited much lower values across the </w:t>
      </w:r>
      <w:ins w:id="202" w:author="Ken Otter" w:date="2025-12-17T17:40:00Z" w16du:dateUtc="2025-12-18T01:40:00Z">
        <w:r w:rsidR="00147A9D">
          <w:rPr>
            <w:noProof/>
            <w:lang w:val="en-CA"/>
          </w:rPr>
          <w:t xml:space="preserve">research </w:t>
        </w:r>
      </w:ins>
      <w:r w:rsidR="00D86666" w:rsidRPr="00D86666">
        <w:rPr>
          <w:noProof/>
          <w:lang w:val="en-CA"/>
        </w:rPr>
        <w:t>forest</w:t>
      </w:r>
      <w:del w:id="203" w:author="Ken Otter" w:date="2025-12-17T17:45:00Z" w16du:dateUtc="2025-12-18T01:45:00Z">
        <w:r w:rsidR="00D86666" w:rsidRPr="00D86666" w:rsidDel="00B83FC8">
          <w:rPr>
            <w:noProof/>
            <w:lang w:val="en-CA"/>
          </w:rPr>
          <w:delText xml:space="preserve"> (</w:delText>
        </w:r>
        <w:r w:rsidR="00D86666" w:rsidRPr="000C5769" w:rsidDel="00B83FC8">
          <w:rPr>
            <w:b/>
            <w:bCs/>
            <w:noProof/>
            <w:lang w:val="en-CA"/>
          </w:rPr>
          <w:delText>Fig. 6B</w:delText>
        </w:r>
        <w:r w:rsidR="00D86666" w:rsidRPr="00D86666" w:rsidDel="00B83FC8">
          <w:rPr>
            <w:noProof/>
            <w:lang w:val="en-CA"/>
          </w:rPr>
          <w:delText>)</w:delText>
        </w:r>
      </w:del>
      <w:r w:rsidR="00D86666" w:rsidRPr="00D86666">
        <w:rPr>
          <w:noProof/>
          <w:lang w:val="en-CA"/>
        </w:rPr>
        <w:t xml:space="preserve">. Most of the area </w:t>
      </w:r>
      <w:ins w:id="204" w:author="Ken Otter" w:date="2025-12-17T17:46:00Z" w16du:dateUtc="2025-12-18T01:46:00Z">
        <w:r w:rsidR="00BA475A">
          <w:rPr>
            <w:noProof/>
            <w:lang w:val="en-CA"/>
          </w:rPr>
          <w:t xml:space="preserve">of predicted occupancy </w:t>
        </w:r>
      </w:ins>
      <w:r w:rsidR="00D86666" w:rsidRPr="00D86666">
        <w:rPr>
          <w:noProof/>
          <w:lang w:val="en-CA"/>
        </w:rPr>
        <w:t xml:space="preserve">showed </w:t>
      </w:r>
      <w:del w:id="205" w:author="Ken Otter" w:date="2025-12-17T17:46:00Z" w16du:dateUtc="2025-12-18T01:46:00Z">
        <w:r w:rsidR="00D86666" w:rsidRPr="00D86666" w:rsidDel="00BA475A">
          <w:rPr>
            <w:noProof/>
            <w:lang w:val="en-CA"/>
          </w:rPr>
          <w:delText xml:space="preserve">predicted </w:delText>
        </w:r>
      </w:del>
      <w:r w:rsidR="00D86666">
        <w:rPr>
          <w:noProof/>
          <w:lang w:val="en-CA"/>
        </w:rPr>
        <w:t xml:space="preserve">detection probability </w:t>
      </w:r>
      <w:r w:rsidR="00D86666" w:rsidRPr="00D86666">
        <w:rPr>
          <w:noProof/>
          <w:lang w:val="en-CA"/>
        </w:rPr>
        <w:t xml:space="preserve">below 0.5, with the lowest detection probabilities occurring in dense shrub habitats </w:t>
      </w:r>
      <w:del w:id="206" w:author="Ken Otter" w:date="2025-12-17T17:47:00Z" w16du:dateUtc="2025-12-18T01:47:00Z">
        <w:r w:rsidR="00D86666" w:rsidRPr="00D86666" w:rsidDel="003A7B49">
          <w:rPr>
            <w:noProof/>
            <w:lang w:val="en-CA"/>
          </w:rPr>
          <w:delText>where low-</w:delText>
        </w:r>
      </w:del>
      <w:del w:id="207" w:author="Ken Otter" w:date="2025-12-17T17:41:00Z" w16du:dateUtc="2025-12-18T01:41:00Z">
        <w:r w:rsidR="00D86666" w:rsidRPr="00D86666" w:rsidDel="00204CE5">
          <w:rPr>
            <w:noProof/>
            <w:lang w:val="en-CA"/>
          </w:rPr>
          <w:delText>height</w:delText>
        </w:r>
      </w:del>
      <w:ins w:id="208" w:author="Ken Otter" w:date="2025-12-17T17:47:00Z" w16du:dateUtc="2025-12-18T01:47:00Z">
        <w:r w:rsidR="003A7B49">
          <w:rPr>
            <w:noProof/>
            <w:lang w:val="en-CA"/>
          </w:rPr>
          <w:t>with high</w:t>
        </w:r>
      </w:ins>
      <w:del w:id="209" w:author="Ken Otter" w:date="2025-12-17T17:41:00Z" w16du:dateUtc="2025-12-18T01:41:00Z">
        <w:r w:rsidR="00D86666" w:rsidRPr="00D86666" w:rsidDel="00204CE5">
          <w:rPr>
            <w:noProof/>
            <w:lang w:val="en-CA"/>
          </w:rPr>
          <w:delText xml:space="preserve"> </w:delText>
        </w:r>
      </w:del>
      <w:r w:rsidR="00D86666" w:rsidRPr="00D86666">
        <w:rPr>
          <w:noProof/>
          <w:lang w:val="en-CA"/>
        </w:rPr>
        <w:t xml:space="preserve">canopy closure (1–3 m) </w:t>
      </w:r>
      <w:del w:id="210" w:author="Ken Otter" w:date="2025-12-17T17:47:00Z" w16du:dateUtc="2025-12-18T01:47:00Z">
        <w:r w:rsidR="00D86666" w:rsidRPr="00D86666" w:rsidDel="003A7B49">
          <w:rPr>
            <w:noProof/>
            <w:lang w:val="en-CA"/>
          </w:rPr>
          <w:delText xml:space="preserve">was </w:delText>
        </w:r>
        <w:commentRangeStart w:id="211"/>
        <w:r w:rsidR="00D86666" w:rsidRPr="00D86666" w:rsidDel="003A7B49">
          <w:rPr>
            <w:noProof/>
            <w:lang w:val="en-CA"/>
          </w:rPr>
          <w:delText>greatest</w:delText>
        </w:r>
      </w:del>
      <w:ins w:id="212" w:author="Ken Otter" w:date="2025-12-17T17:47:00Z" w16du:dateUtc="2025-12-18T01:47:00Z">
        <w:r w:rsidR="003A7B49">
          <w:rPr>
            <w:noProof/>
            <w:lang w:val="en-CA"/>
          </w:rPr>
          <w:t>values</w:t>
        </w:r>
      </w:ins>
      <w:commentRangeEnd w:id="211"/>
      <w:r w:rsidR="00CE115E" w:rsidRPr="00D86666">
        <w:rPr>
          <w:rStyle w:val="CommentReference"/>
          <w:noProof/>
          <w:sz w:val="24"/>
          <w:szCs w:val="24"/>
          <w:lang w:val="en-CA"/>
        </w:rPr>
        <w:commentReference w:id="211"/>
      </w:r>
      <w:r w:rsidR="00D86666" w:rsidRPr="00D86666">
        <w:rPr>
          <w:noProof/>
          <w:lang w:val="en-CA"/>
        </w:rPr>
        <w:t xml:space="preserve">. </w:t>
      </w:r>
    </w:p>
    <w:p w14:paraId="2678A9BB" w14:textId="5560A49C" w:rsidR="00347F02" w:rsidRDefault="00F05478" w:rsidP="00D86666">
      <w:pPr>
        <w:spacing w:line="259" w:lineRule="auto"/>
        <w:rPr>
          <w:rFonts w:eastAsiaTheme="majorEastAsia" w:cstheme="majorBidi"/>
          <w:b/>
          <w:szCs w:val="32"/>
        </w:rPr>
      </w:pPr>
      <w:r>
        <w:rPr>
          <w:noProof/>
        </w:rPr>
        <mc:AlternateContent>
          <mc:Choice Requires="wps">
            <w:drawing>
              <wp:anchor distT="45720" distB="45720" distL="114300" distR="114300" simplePos="0" relativeHeight="251676672" behindDoc="0" locked="0" layoutInCell="1" allowOverlap="1" wp14:anchorId="24657D32" wp14:editId="1F854ED8">
                <wp:simplePos x="0" y="0"/>
                <wp:positionH relativeFrom="margin">
                  <wp:posOffset>-817880</wp:posOffset>
                </wp:positionH>
                <wp:positionV relativeFrom="paragraph">
                  <wp:posOffset>459105</wp:posOffset>
                </wp:positionV>
                <wp:extent cx="7586980" cy="3581400"/>
                <wp:effectExtent l="0" t="0" r="0" b="0"/>
                <wp:wrapSquare wrapText="bothSides"/>
                <wp:docPr id="1262970" name="Text Box 1262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6980" cy="3581400"/>
                        </a:xfrm>
                        <a:prstGeom prst="rect">
                          <a:avLst/>
                        </a:prstGeom>
                        <a:noFill/>
                        <a:ln w="9525">
                          <a:noFill/>
                          <a:miter lim="800000"/>
                          <a:headEnd/>
                          <a:tailEnd/>
                        </a:ln>
                      </wps:spPr>
                      <wps:txb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3196257"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4ACE1999" w:rsidR="00347F02" w:rsidRPr="00846E1F" w:rsidRDefault="00347F02">
                            <w:pPr>
                              <w:spacing w:line="276" w:lineRule="auto"/>
                              <w:ind w:left="630" w:right="755"/>
                              <w:rPr>
                                <w:rFonts w:asciiTheme="minorHAnsi" w:hAnsiTheme="minorHAnsi" w:cstheme="minorHAnsi"/>
                                <w:color w:val="000000" w:themeColor="text1"/>
                              </w:rPr>
                              <w:pPrChange w:id="213" w:author="Ken Otter" w:date="2025-12-17T17:49:00Z" w16du:dateUtc="2025-12-18T01:49:00Z">
                                <w:pPr>
                                  <w:spacing w:line="276" w:lineRule="auto"/>
                                </w:pPr>
                              </w:pPrChange>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del w:id="214" w:author="Ken Otter" w:date="2025-12-17T17:39:00Z" w16du:dateUtc="2025-12-18T01:39:00Z">
                              <w:r w:rsidR="00F05478" w:rsidDel="00690F3B">
                                <w:rPr>
                                  <w:rFonts w:asciiTheme="minorHAnsi" w:hAnsiTheme="minorHAnsi" w:cstheme="minorHAnsi"/>
                                </w:rPr>
                                <w:delText>OSFL</w:delText>
                              </w:r>
                            </w:del>
                            <w:ins w:id="215" w:author="Ken Otter" w:date="2025-12-17T17:39:00Z" w16du:dateUtc="2025-12-18T01:39:00Z">
                              <w:r w:rsidR="00690F3B">
                                <w:rPr>
                                  <w:rFonts w:asciiTheme="minorHAnsi" w:hAnsiTheme="minorHAnsi" w:cstheme="minorHAnsi"/>
                                </w:rPr>
                                <w:t>flycatchers</w:t>
                              </w:r>
                            </w:ins>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del w:id="216" w:author="Ken Otter" w:date="2025-12-17T17:39:00Z" w16du:dateUtc="2025-12-18T01:39:00Z">
                              <w:r w:rsidR="00F05478" w:rsidDel="00690F3B">
                                <w:rPr>
                                  <w:rFonts w:asciiTheme="minorHAnsi" w:hAnsiTheme="minorHAnsi" w:cstheme="minorHAnsi"/>
                                </w:rPr>
                                <w:delText xml:space="preserve">OSFL </w:delText>
                              </w:r>
                            </w:del>
                            <w:ins w:id="217" w:author="Ken Otter" w:date="2025-12-17T17:39:00Z" w16du:dateUtc="2025-12-18T01:39:00Z">
                              <w:r w:rsidR="00690F3B">
                                <w:rPr>
                                  <w:rFonts w:asciiTheme="minorHAnsi" w:hAnsiTheme="minorHAnsi" w:cstheme="minorHAnsi"/>
                                </w:rPr>
                                <w:t xml:space="preserve">Olive-sided Flycatchers </w:t>
                              </w:r>
                            </w:ins>
                            <w:r w:rsidRPr="00347F02">
                              <w:rPr>
                                <w:rFonts w:asciiTheme="minorHAnsi" w:hAnsiTheme="minorHAnsi" w:cstheme="minorHAnsi"/>
                              </w:rPr>
                              <w:t xml:space="preserve">at a site if </w:t>
                            </w:r>
                            <w:del w:id="218" w:author="Ken Otter" w:date="2025-12-17T17:39:00Z" w16du:dateUtc="2025-12-18T01:39:00Z">
                              <w:r w:rsidRPr="00347F02" w:rsidDel="001853F3">
                                <w:rPr>
                                  <w:rFonts w:asciiTheme="minorHAnsi" w:hAnsiTheme="minorHAnsi" w:cstheme="minorHAnsi"/>
                                </w:rPr>
                                <w:delText>it is</w:delText>
                              </w:r>
                            </w:del>
                            <w:ins w:id="219" w:author="Ken Otter" w:date="2025-12-17T17:39:00Z" w16du:dateUtc="2025-12-18T01:39:00Z">
                              <w:r w:rsidR="001853F3">
                                <w:rPr>
                                  <w:rFonts w:asciiTheme="minorHAnsi" w:hAnsiTheme="minorHAnsi" w:cstheme="minorHAnsi"/>
                                </w:rPr>
                                <w:t>they are</w:t>
                              </w:r>
                            </w:ins>
                            <w:r w:rsidRPr="00347F02">
                              <w:rPr>
                                <w:rFonts w:asciiTheme="minorHAnsi" w:hAnsiTheme="minorHAnsi" w:cstheme="minorHAnsi"/>
                              </w:rPr>
                              <w:t xml:space="preserve"> present.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7D32" id="Text Box 1262970" o:spid="_x0000_s1031" type="#_x0000_t202" style="position:absolute;margin-left:-64.4pt;margin-top:36.15pt;width:597.4pt;height:28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" filled="f" stroked="f">
                <v:textbox>
                  <w:txbxContent>
                    <w:p w14:paraId="65700674" w14:textId="6AB76139" w:rsidR="00347F02" w:rsidRPr="00190E53" w:rsidRDefault="00957DB8" w:rsidP="00347F02">
                      <w:pPr>
                        <w:jc w:val="center"/>
                        <w:rPr>
                          <w:lang w:val="en-CA"/>
                        </w:rPr>
                      </w:pPr>
                      <w:r>
                        <w:rPr>
                          <w:noProof/>
                        </w:rPr>
                        <w:drawing>
                          <wp:inline distT="0" distB="0" distL="0" distR="0" wp14:anchorId="3E58CFC6" wp14:editId="067E976F">
                            <wp:extent cx="7423150" cy="2622550"/>
                            <wp:effectExtent l="0" t="0" r="6350" b="6350"/>
                            <wp:docPr id="23196257" name="Picture 10" descr="A green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12498" name="Picture 10" descr="A green and white map&#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423150" cy="2622550"/>
                                    </a:xfrm>
                                    <a:prstGeom prst="rect">
                                      <a:avLst/>
                                    </a:prstGeom>
                                    <a:noFill/>
                                    <a:ln>
                                      <a:noFill/>
                                    </a:ln>
                                  </pic:spPr>
                                </pic:pic>
                              </a:graphicData>
                            </a:graphic>
                          </wp:inline>
                        </w:drawing>
                      </w:r>
                    </w:p>
                    <w:p w14:paraId="15B46F87" w14:textId="4ACE1999" w:rsidR="00347F02" w:rsidRPr="00846E1F" w:rsidRDefault="00347F02" w:rsidP="00CE115E">
                      <w:pPr>
                        <w:spacing w:line="276" w:lineRule="auto"/>
                        <w:ind w:left="630" w:right="755"/>
                        <w:rPr>
                          <w:rFonts w:asciiTheme="minorHAnsi" w:hAnsiTheme="minorHAnsi" w:cstheme="minorHAnsi"/>
                          <w:color w:val="000000" w:themeColor="text1"/>
                        </w:rPr>
                        <w:pPrChange w:id="223" w:author="Ken Otter" w:date="2025-12-17T17:49:00Z" w16du:dateUtc="2025-12-18T01:49:00Z">
                          <w:pPr>
                            <w:spacing w:line="276" w:lineRule="auto"/>
                          </w:pPr>
                        </w:pPrChange>
                      </w:pPr>
                      <w:r w:rsidRPr="000C5769">
                        <w:rPr>
                          <w:rFonts w:asciiTheme="minorHAnsi" w:hAnsiTheme="minorHAnsi" w:cstheme="minorHAnsi"/>
                          <w:b/>
                          <w:bCs/>
                        </w:rPr>
                        <w:t>Fig. 6</w:t>
                      </w:r>
                      <w:r w:rsidR="009C456B" w:rsidRPr="000C5769">
                        <w:rPr>
                          <w:rFonts w:asciiTheme="minorHAnsi" w:hAnsiTheme="minorHAnsi" w:cstheme="minorHAnsi"/>
                          <w:b/>
                          <w:bCs/>
                        </w:rPr>
                        <w:t>.</w:t>
                      </w:r>
                      <w:r w:rsidRPr="000C5769">
                        <w:rPr>
                          <w:rFonts w:asciiTheme="minorHAnsi" w:hAnsiTheme="minorHAnsi" w:cstheme="minorHAnsi"/>
                        </w:rPr>
                        <w:t xml:space="preserve"> </w:t>
                      </w:r>
                      <w:r w:rsidRPr="00347F02">
                        <w:rPr>
                          <w:rFonts w:asciiTheme="minorHAnsi" w:hAnsiTheme="minorHAnsi" w:cstheme="minorHAnsi"/>
                        </w:rPr>
                        <w:t xml:space="preserve">Spatial predictions from the occupancy model for </w:t>
                      </w:r>
                      <w:r w:rsidR="00F05478">
                        <w:rPr>
                          <w:rFonts w:asciiTheme="minorHAnsi" w:hAnsiTheme="minorHAnsi" w:cstheme="minorHAnsi"/>
                        </w:rPr>
                        <w:t>Olive-sided Flycatcher</w:t>
                      </w:r>
                      <w:r w:rsidRPr="00347F02">
                        <w:rPr>
                          <w:rFonts w:asciiTheme="minorHAnsi" w:hAnsiTheme="minorHAnsi" w:cstheme="minorHAnsi"/>
                        </w:rPr>
                        <w:t xml:space="preserve"> in the study area. (A) Predicted occupancy probability (</w:t>
                      </w:r>
                      <m:oMath>
                        <m:r>
                          <w:rPr>
                            <w:rFonts w:ascii="Cambria Math" w:hAnsi="Cambria Math" w:cstheme="minorHAnsi"/>
                          </w:rPr>
                          <m:t>ψ</m:t>
                        </m:r>
                      </m:oMath>
                      <w:r w:rsidRPr="00347F02">
                        <w:rPr>
                          <w:rFonts w:asciiTheme="minorHAnsi" w:hAnsiTheme="minorHAnsi" w:cstheme="minorHAnsi"/>
                        </w:rPr>
                        <w:t>), showing the likelihood that a site is occupied</w:t>
                      </w:r>
                      <w:r w:rsidR="00F05478">
                        <w:rPr>
                          <w:rFonts w:asciiTheme="minorHAnsi" w:hAnsiTheme="minorHAnsi" w:cstheme="minorHAnsi"/>
                        </w:rPr>
                        <w:t xml:space="preserve"> by </w:t>
                      </w:r>
                      <w:del w:id="224" w:author="Ken Otter" w:date="2025-12-17T17:39:00Z" w16du:dateUtc="2025-12-18T01:39:00Z">
                        <w:r w:rsidR="00F05478" w:rsidDel="00690F3B">
                          <w:rPr>
                            <w:rFonts w:asciiTheme="minorHAnsi" w:hAnsiTheme="minorHAnsi" w:cstheme="minorHAnsi"/>
                          </w:rPr>
                          <w:delText>OSFL</w:delText>
                        </w:r>
                      </w:del>
                      <w:ins w:id="225" w:author="Ken Otter" w:date="2025-12-17T17:39:00Z" w16du:dateUtc="2025-12-18T01:39:00Z">
                        <w:r w:rsidR="00690F3B">
                          <w:rPr>
                            <w:rFonts w:asciiTheme="minorHAnsi" w:hAnsiTheme="minorHAnsi" w:cstheme="minorHAnsi"/>
                          </w:rPr>
                          <w:t>flycatchers</w:t>
                        </w:r>
                      </w:ins>
                      <w:r w:rsidRPr="00347F02">
                        <w:rPr>
                          <w:rFonts w:asciiTheme="minorHAnsi" w:hAnsiTheme="minorHAnsi" w:cstheme="minorHAnsi"/>
                        </w:rPr>
                        <w:t>. (B) Predicted detection probability (</w:t>
                      </w:r>
                      <m:oMath>
                        <m:r>
                          <w:rPr>
                            <w:rFonts w:ascii="Cambria Math" w:hAnsi="Cambria Math" w:cstheme="minorHAnsi"/>
                          </w:rPr>
                          <m:t>p</m:t>
                        </m:r>
                      </m:oMath>
                      <w:r w:rsidRPr="00347F02">
                        <w:rPr>
                          <w:rFonts w:asciiTheme="minorHAnsi" w:hAnsiTheme="minorHAnsi" w:cstheme="minorHAnsi"/>
                        </w:rPr>
                        <w:t xml:space="preserve">), indicating the probability of detecting </w:t>
                      </w:r>
                      <w:del w:id="226" w:author="Ken Otter" w:date="2025-12-17T17:39:00Z" w16du:dateUtc="2025-12-18T01:39:00Z">
                        <w:r w:rsidR="00F05478" w:rsidDel="00690F3B">
                          <w:rPr>
                            <w:rFonts w:asciiTheme="minorHAnsi" w:hAnsiTheme="minorHAnsi" w:cstheme="minorHAnsi"/>
                          </w:rPr>
                          <w:delText xml:space="preserve">OSFL </w:delText>
                        </w:r>
                      </w:del>
                      <w:ins w:id="227" w:author="Ken Otter" w:date="2025-12-17T17:39:00Z" w16du:dateUtc="2025-12-18T01:39:00Z">
                        <w:r w:rsidR="00690F3B">
                          <w:rPr>
                            <w:rFonts w:asciiTheme="minorHAnsi" w:hAnsiTheme="minorHAnsi" w:cstheme="minorHAnsi"/>
                          </w:rPr>
                          <w:t>Olive-sided Flycatchers</w:t>
                        </w:r>
                        <w:r w:rsidR="00690F3B">
                          <w:rPr>
                            <w:rFonts w:asciiTheme="minorHAnsi" w:hAnsiTheme="minorHAnsi" w:cstheme="minorHAnsi"/>
                          </w:rPr>
                          <w:t xml:space="preserve"> </w:t>
                        </w:r>
                      </w:ins>
                      <w:r w:rsidRPr="00347F02">
                        <w:rPr>
                          <w:rFonts w:asciiTheme="minorHAnsi" w:hAnsiTheme="minorHAnsi" w:cstheme="minorHAnsi"/>
                        </w:rPr>
                        <w:t xml:space="preserve">at a site if </w:t>
                      </w:r>
                      <w:del w:id="228" w:author="Ken Otter" w:date="2025-12-17T17:39:00Z" w16du:dateUtc="2025-12-18T01:39:00Z">
                        <w:r w:rsidRPr="00347F02" w:rsidDel="001853F3">
                          <w:rPr>
                            <w:rFonts w:asciiTheme="minorHAnsi" w:hAnsiTheme="minorHAnsi" w:cstheme="minorHAnsi"/>
                          </w:rPr>
                          <w:delText>it is</w:delText>
                        </w:r>
                      </w:del>
                      <w:ins w:id="229" w:author="Ken Otter" w:date="2025-12-17T17:39:00Z" w16du:dateUtc="2025-12-18T01:39:00Z">
                        <w:r w:rsidR="001853F3">
                          <w:rPr>
                            <w:rFonts w:asciiTheme="minorHAnsi" w:hAnsiTheme="minorHAnsi" w:cstheme="minorHAnsi"/>
                          </w:rPr>
                          <w:t>they are</w:t>
                        </w:r>
                      </w:ins>
                      <w:r w:rsidRPr="00347F02">
                        <w:rPr>
                          <w:rFonts w:asciiTheme="minorHAnsi" w:hAnsiTheme="minorHAnsi" w:cstheme="minorHAnsi"/>
                        </w:rPr>
                        <w:t xml:space="preserve"> present. </w:t>
                      </w:r>
                    </w:p>
                  </w:txbxContent>
                </v:textbox>
                <w10:wrap type="square" anchorx="margin"/>
              </v:shape>
            </w:pict>
          </mc:Fallback>
        </mc:AlternateContent>
      </w:r>
      <w:r w:rsidR="00347F02">
        <w:br w:type="page"/>
      </w:r>
    </w:p>
    <w:p w14:paraId="1DA0C883" w14:textId="21986C2D" w:rsidR="00027C17" w:rsidRDefault="00027C17" w:rsidP="00027C17">
      <w:pPr>
        <w:pStyle w:val="Heading1"/>
      </w:pPr>
      <w:r>
        <w:lastRenderedPageBreak/>
        <w:t>Discussion</w:t>
      </w:r>
    </w:p>
    <w:p w14:paraId="3C3900BD" w14:textId="192B31EB" w:rsidR="00027C17" w:rsidRDefault="00027C17" w:rsidP="00027C17">
      <w:pPr>
        <w:pStyle w:val="Heading2"/>
      </w:pPr>
      <w:r>
        <w:t xml:space="preserve">For temporal pattern </w:t>
      </w:r>
    </w:p>
    <w:p w14:paraId="189FF91C" w14:textId="3E1D4D48" w:rsidR="00D475A9" w:rsidRPr="00D475A9" w:rsidRDefault="009C456B" w:rsidP="0047368D">
      <w:pPr>
        <w:rPr>
          <w:b/>
          <w:bCs/>
          <w:color w:val="00B0F0"/>
          <w:lang w:val="en-CA"/>
        </w:rPr>
      </w:pPr>
      <w:r w:rsidRPr="009C456B">
        <w:rPr>
          <w:lang w:val="en-CA"/>
        </w:rPr>
        <w:t xml:space="preserve">Our study revealed clear and consistent seasonal patterns in Olive-sided Flycatcher </w:t>
      </w:r>
      <w:del w:id="220" w:author="Ken Otter" w:date="2025-12-17T17:17:00Z" w16du:dateUtc="2025-12-18T01:17:00Z">
        <w:r w:rsidRPr="009C456B" w:rsidDel="00095C26">
          <w:rPr>
            <w:lang w:val="en-CA"/>
          </w:rPr>
          <w:delText>(</w:delText>
        </w:r>
      </w:del>
      <w:del w:id="221" w:author="Ken Otter" w:date="2025-12-17T16:48:00Z" w16du:dateUtc="2025-12-18T00:48:00Z">
        <w:r w:rsidRPr="009C456B" w:rsidDel="009B3D06">
          <w:rPr>
            <w:lang w:val="en-CA"/>
          </w:rPr>
          <w:delText>OSFL</w:delText>
        </w:r>
      </w:del>
      <w:del w:id="222" w:author="Ken Otter" w:date="2025-12-17T17:17:00Z" w16du:dateUtc="2025-12-18T01:17:00Z">
        <w:r w:rsidRPr="009C456B" w:rsidDel="00095C26">
          <w:rPr>
            <w:lang w:val="en-CA"/>
          </w:rPr>
          <w:delText xml:space="preserve">) </w:delText>
        </w:r>
      </w:del>
      <w:r w:rsidRPr="009C456B">
        <w:rPr>
          <w:lang w:val="en-CA"/>
        </w:rPr>
        <w:t>vocal activity during the breeding season. Both the single-smooth model (m4) and the year-specific smooth model (m6) identified a primary peak in detections in mid-June, followed by a smaller secondary peak in mid-July (</w:t>
      </w:r>
      <w:r w:rsidRPr="000C5769">
        <w:rPr>
          <w:b/>
          <w:bCs/>
          <w:lang w:val="en-CA"/>
        </w:rPr>
        <w:t>Fig. 4</w:t>
      </w:r>
      <w:r w:rsidRPr="009C456B">
        <w:rPr>
          <w:lang w:val="en-CA"/>
        </w:rPr>
        <w:t xml:space="preserve">). </w:t>
      </w:r>
      <w:r w:rsidR="007F1115" w:rsidRPr="000C5769">
        <w:rPr>
          <w:color w:val="00B0F0"/>
        </w:rPr>
        <w:t>The timing of this second peak</w:t>
      </w:r>
      <w:r w:rsidR="0047368D">
        <w:rPr>
          <w:color w:val="00B0F0"/>
        </w:rPr>
        <w:t>s</w:t>
      </w:r>
      <w:r w:rsidR="007F1115" w:rsidRPr="000C5769">
        <w:rPr>
          <w:color w:val="00B0F0"/>
        </w:rPr>
        <w:t xml:space="preserve"> align with </w:t>
      </w:r>
      <w:r w:rsidR="0047368D">
        <w:rPr>
          <w:color w:val="00B0F0"/>
        </w:rPr>
        <w:t xml:space="preserve">(or not align with…) – Need to read more about the phenology from previous studies. Here is the paragraph from Birds of the World. Seems like not aligning with what we found. </w:t>
      </w:r>
    </w:p>
    <w:p w14:paraId="723C9E7B" w14:textId="1274A4D3" w:rsidR="00D60FB2" w:rsidRDefault="0047368D" w:rsidP="00D60FB2">
      <w:pPr>
        <w:rPr>
          <w:color w:val="00B0F0"/>
          <w:lang w:val="en-CA"/>
        </w:rPr>
      </w:pPr>
      <w:r>
        <w:rPr>
          <w:noProof/>
        </w:rPr>
        <mc:AlternateContent>
          <mc:Choice Requires="wps">
            <w:drawing>
              <wp:anchor distT="45720" distB="45720" distL="114300" distR="114300" simplePos="0" relativeHeight="251682816" behindDoc="0" locked="0" layoutInCell="1" allowOverlap="1" wp14:anchorId="7ECE7F30" wp14:editId="521C856B">
                <wp:simplePos x="0" y="0"/>
                <wp:positionH relativeFrom="margin">
                  <wp:posOffset>-438785</wp:posOffset>
                </wp:positionH>
                <wp:positionV relativeFrom="paragraph">
                  <wp:posOffset>2724785</wp:posOffset>
                </wp:positionV>
                <wp:extent cx="6809740" cy="3117215"/>
                <wp:effectExtent l="0" t="0" r="0" b="0"/>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3117215"/>
                        </a:xfrm>
                        <a:prstGeom prst="rect">
                          <a:avLst/>
                        </a:prstGeom>
                        <a:noFill/>
                        <a:ln w="9525">
                          <a:noFill/>
                          <a:miter lim="800000"/>
                          <a:headEnd/>
                          <a:tailEnd/>
                        </a:ln>
                      </wps:spPr>
                      <wps:txbx>
                        <w:txbxContent>
                          <w:p w14:paraId="3E2AC32F" w14:textId="77777777" w:rsidR="0047368D" w:rsidRPr="00190E53" w:rsidRDefault="0047368D" w:rsidP="0047368D">
                            <w:pPr>
                              <w:jc w:val="center"/>
                              <w:rPr>
                                <w:lang w:val="en-CA"/>
                              </w:rPr>
                            </w:pPr>
                            <w:r>
                              <w:rPr>
                                <w:noProof/>
                              </w:rPr>
                              <w:drawing>
                                <wp:inline distT="0" distB="0" distL="0" distR="0" wp14:anchorId="3E6985D9" wp14:editId="6E19090E">
                                  <wp:extent cx="3739573" cy="2044779"/>
                                  <wp:effectExtent l="0" t="0" r="0" b="0"/>
                                  <wp:docPr id="564081644"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098EB386" w14:textId="77777777" w:rsidR="0047368D" w:rsidRPr="009C456B" w:rsidRDefault="0047368D" w:rsidP="0047368D">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4289E02A" w14:textId="77777777" w:rsidR="0047368D" w:rsidRPr="009C456B" w:rsidRDefault="0047368D" w:rsidP="0047368D">
                            <w:pPr>
                              <w:spacing w:line="276" w:lineRule="auto"/>
                              <w:rPr>
                                <w:rFonts w:asciiTheme="minorHAnsi" w:hAnsiTheme="minorHAnsi" w:cstheme="minorHAnsi"/>
                                <w:lang w:val="en-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E7F30" id="_x0000_s1032" type="#_x0000_t202" style="position:absolute;margin-left:-34.55pt;margin-top:214.55pt;width:536.2pt;height:245.4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" filled="f" stroked="f">
                <v:textbox>
                  <w:txbxContent>
                    <w:p w14:paraId="3E2AC32F" w14:textId="77777777" w:rsidR="0047368D" w:rsidRPr="00190E53" w:rsidRDefault="0047368D" w:rsidP="0047368D">
                      <w:pPr>
                        <w:jc w:val="center"/>
                        <w:rPr>
                          <w:lang w:val="en-CA"/>
                        </w:rPr>
                      </w:pPr>
                      <w:r>
                        <w:rPr>
                          <w:noProof/>
                        </w:rPr>
                        <w:drawing>
                          <wp:inline distT="0" distB="0" distL="0" distR="0" wp14:anchorId="3E6985D9" wp14:editId="6E19090E">
                            <wp:extent cx="3739573" cy="2044779"/>
                            <wp:effectExtent l="0" t="0" r="0" b="0"/>
                            <wp:docPr id="564081644"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65401" cy="2058902"/>
                                    </a:xfrm>
                                    <a:prstGeom prst="rect">
                                      <a:avLst/>
                                    </a:prstGeom>
                                    <a:noFill/>
                                    <a:ln>
                                      <a:noFill/>
                                    </a:ln>
                                  </pic:spPr>
                                </pic:pic>
                              </a:graphicData>
                            </a:graphic>
                          </wp:inline>
                        </w:drawing>
                      </w:r>
                    </w:p>
                    <w:p w14:paraId="098EB386" w14:textId="77777777" w:rsidR="0047368D" w:rsidRPr="009C456B" w:rsidRDefault="0047368D" w:rsidP="0047368D">
                      <w:pPr>
                        <w:spacing w:line="276" w:lineRule="auto"/>
                        <w:rPr>
                          <w:rFonts w:asciiTheme="minorHAnsi" w:hAnsiTheme="minorHAnsi" w:cstheme="minorHAnsi"/>
                          <w:color w:val="EE0000"/>
                          <w:lang w:val="en-CA"/>
                        </w:rPr>
                      </w:pPr>
                      <w:r w:rsidRPr="009C456B">
                        <w:rPr>
                          <w:rFonts w:asciiTheme="minorHAnsi" w:hAnsiTheme="minorHAnsi" w:cstheme="minorHAnsi"/>
                          <w:color w:val="EE0000"/>
                          <w:lang w:val="en-CA"/>
                        </w:rPr>
                        <w:t xml:space="preserve">Fig. 7. </w:t>
                      </w:r>
                      <w:r w:rsidRPr="009C456B">
                        <w:rPr>
                          <w:rFonts w:asciiTheme="minorHAnsi" w:hAnsiTheme="minorHAnsi" w:cstheme="minorHAnsi"/>
                          <w:color w:val="000000" w:themeColor="text1"/>
                          <w:lang w:val="en-CA"/>
                        </w:rPr>
                        <w:t>Detailed view of Fig. 4A1, highlighting the potential breeding phenology stages of Olive-sided Flycatchers</w:t>
                      </w:r>
                      <w:r>
                        <w:rPr>
                          <w:rFonts w:asciiTheme="minorHAnsi" w:hAnsiTheme="minorHAnsi" w:cstheme="minorHAnsi"/>
                          <w:color w:val="000000" w:themeColor="text1"/>
                          <w:lang w:val="en-CA"/>
                        </w:rPr>
                        <w:t xml:space="preserve"> </w:t>
                      </w:r>
                      <w:r w:rsidRPr="009C456B">
                        <w:rPr>
                          <w:rFonts w:asciiTheme="minorHAnsi" w:hAnsiTheme="minorHAnsi" w:cstheme="minorHAnsi"/>
                          <w:color w:val="000000" w:themeColor="text1"/>
                          <w:lang w:val="en-CA"/>
                        </w:rPr>
                        <w:t>that align with the seasonal vocal activity curve derived from passive acoustic monitoring.</w:t>
                      </w:r>
                    </w:p>
                    <w:p w14:paraId="4289E02A" w14:textId="77777777" w:rsidR="0047368D" w:rsidRPr="009C456B" w:rsidRDefault="0047368D" w:rsidP="0047368D">
                      <w:pPr>
                        <w:spacing w:line="276" w:lineRule="auto"/>
                        <w:rPr>
                          <w:rFonts w:asciiTheme="minorHAnsi" w:hAnsiTheme="minorHAnsi" w:cstheme="minorHAnsi"/>
                          <w:lang w:val="en-CA"/>
                        </w:rPr>
                      </w:pPr>
                    </w:p>
                  </w:txbxContent>
                </v:textbox>
                <w10:wrap type="square" anchorx="margin"/>
              </v:shape>
            </w:pict>
          </mc:Fallback>
        </mc:AlternateContent>
      </w:r>
      <w:r w:rsidR="00D60FB2" w:rsidRPr="00D60FB2">
        <w:rPr>
          <w:b/>
          <w:bCs/>
          <w:color w:val="00B0F0"/>
          <w:lang w:val="en-CA"/>
        </w:rPr>
        <w:t>Phenology</w:t>
      </w:r>
      <w:r>
        <w:rPr>
          <w:b/>
          <w:bCs/>
          <w:color w:val="00B0F0"/>
          <w:lang w:val="en-CA"/>
        </w:rPr>
        <w:t xml:space="preserve">: </w:t>
      </w:r>
      <w:r w:rsidR="00D60FB2" w:rsidRPr="00D60FB2">
        <w:rPr>
          <w:color w:val="00B0F0"/>
          <w:lang w:val="en-CA"/>
        </w:rPr>
        <w:t>Pattern of vocalizations varies throughout breeding cycle (</w:t>
      </w:r>
      <w:hyperlink r:id="rId30" w:anchor="REF28526" w:history="1">
        <w:r w:rsidR="00D60FB2" w:rsidRPr="00D60FB2">
          <w:rPr>
            <w:rStyle w:val="Hyperlink"/>
            <w:color w:val="00B0F0"/>
            <w:lang w:val="en-CA"/>
          </w:rPr>
          <w:t>Wright 1997a</w:t>
        </w:r>
      </w:hyperlink>
      <w:r w:rsidR="00D60FB2" w:rsidRPr="00D60FB2">
        <w:rPr>
          <w:color w:val="00B0F0"/>
          <w:lang w:val="en-CA"/>
        </w:rPr>
        <w:t>). Males sing upon arrival on breeding grounds, and they sing regularly until they attract females. Singing decreases during courtship and nest-building. During egg-laying and incubation, males sing more frequently again; rarely sing during nestling stage when busy caring for young. Probability of detection by song is 94% before arrival of female and paired status; 34% after arrival of female and pairing (</w:t>
      </w:r>
      <w:hyperlink r:id="rId31" w:anchor="REF28526" w:history="1">
        <w:r w:rsidR="00D60FB2" w:rsidRPr="00D60FB2">
          <w:rPr>
            <w:rStyle w:val="Hyperlink"/>
            <w:color w:val="00B0F0"/>
            <w:lang w:val="en-CA"/>
          </w:rPr>
          <w:t>Wright 1997a</w:t>
        </w:r>
      </w:hyperlink>
      <w:r w:rsidR="00D60FB2" w:rsidRPr="00D60FB2">
        <w:rPr>
          <w:color w:val="00B0F0"/>
          <w:lang w:val="en-CA"/>
        </w:rPr>
        <w:t>); 53% during incubation; 12% once young have hatched. In central Alaska, probability of detection by song at least once during 3-min Breeding Bird Survey stop was 76% during first week of Jun, 53-58% in mid-Jun, 66% in late Jun, and 43% in first week of Jul (</w:t>
      </w:r>
      <w:hyperlink r:id="rId32" w:anchor="REF28526" w:history="1">
        <w:r w:rsidR="00D60FB2" w:rsidRPr="00D60FB2">
          <w:rPr>
            <w:rStyle w:val="Hyperlink"/>
            <w:color w:val="00B0F0"/>
            <w:lang w:val="en-CA"/>
          </w:rPr>
          <w:t>Wright 1997a</w:t>
        </w:r>
      </w:hyperlink>
      <w:r w:rsidR="00D60FB2" w:rsidRPr="00D60FB2">
        <w:rPr>
          <w:color w:val="00B0F0"/>
          <w:lang w:val="en-CA"/>
        </w:rPr>
        <w:t xml:space="preserve">). </w:t>
      </w:r>
      <w:commentRangeStart w:id="223"/>
      <w:r w:rsidR="00D60FB2" w:rsidRPr="00D60FB2">
        <w:rPr>
          <w:color w:val="00B0F0"/>
          <w:lang w:val="en-CA"/>
        </w:rPr>
        <w:t>Some singing still occurs while dependent fledglings remain with adults on territory (BA)</w:t>
      </w:r>
      <w:commentRangeEnd w:id="223"/>
      <w:r w:rsidR="00F733A7" w:rsidRPr="00D60FB2">
        <w:rPr>
          <w:rStyle w:val="CommentReference"/>
          <w:color w:val="00B0F0"/>
          <w:sz w:val="24"/>
          <w:szCs w:val="24"/>
          <w:lang w:val="en-CA"/>
        </w:rPr>
        <w:commentReference w:id="223"/>
      </w:r>
      <w:r w:rsidR="00D60FB2" w:rsidRPr="00D60FB2">
        <w:rPr>
          <w:color w:val="00B0F0"/>
          <w:lang w:val="en-CA"/>
        </w:rPr>
        <w:t>.</w:t>
      </w:r>
    </w:p>
    <w:p w14:paraId="489463D4" w14:textId="53E9532E" w:rsidR="009C456B" w:rsidRDefault="009C456B" w:rsidP="009C456B">
      <w:pPr>
        <w:rPr>
          <w:lang w:val="en-CA"/>
        </w:rPr>
      </w:pPr>
      <w:r w:rsidRPr="009C456B">
        <w:rPr>
          <w:lang w:val="en-CA"/>
        </w:rPr>
        <w:lastRenderedPageBreak/>
        <w:t>Although the overall seasonal pattern was broadly similar across years, m6 revealed modest interannual differences in the magnitude, timing, and smoothness of the peaks (</w:t>
      </w:r>
      <w:r w:rsidRPr="000C5769">
        <w:rPr>
          <w:b/>
          <w:bCs/>
          <w:lang w:val="en-CA"/>
        </w:rPr>
        <w:t>Fig. 4</w:t>
      </w:r>
      <w:r w:rsidRPr="009C456B">
        <w:rPr>
          <w:lang w:val="en-CA"/>
        </w:rPr>
        <w:t xml:space="preserve">). </w:t>
      </w:r>
      <w:commentRangeStart w:id="224"/>
      <w:r w:rsidRPr="009C456B">
        <w:rPr>
          <w:lang w:val="en-CA"/>
        </w:rPr>
        <w:t xml:space="preserve">Allowing seasonal curves derived from passive acoustic monitoring to vary by year </w:t>
      </w:r>
      <w:commentRangeEnd w:id="224"/>
      <w:r w:rsidR="00436368" w:rsidRPr="009C456B">
        <w:rPr>
          <w:rStyle w:val="CommentReference"/>
          <w:sz w:val="24"/>
          <w:szCs w:val="24"/>
          <w:lang w:val="en-CA"/>
        </w:rPr>
        <w:commentReference w:id="224"/>
      </w:r>
      <w:r w:rsidRPr="009C456B">
        <w:rPr>
          <w:lang w:val="en-CA"/>
        </w:rPr>
        <w:t xml:space="preserve">provides valuable insight into between-year variation. For example, environmental conditions such as spring temperature can </w:t>
      </w:r>
      <w:commentRangeStart w:id="225"/>
      <w:r w:rsidRPr="009C456B">
        <w:rPr>
          <w:lang w:val="en-CA"/>
        </w:rPr>
        <w:t>influence the timing of breeding phenology in migratory birds, potentially contributing to the observed variation</w:t>
      </w:r>
      <w:commentRangeEnd w:id="225"/>
      <w:r w:rsidR="005710E3" w:rsidRPr="009C456B">
        <w:rPr>
          <w:rStyle w:val="CommentReference"/>
          <w:sz w:val="24"/>
          <w:szCs w:val="24"/>
          <w:lang w:val="en-CA"/>
        </w:rPr>
        <w:commentReference w:id="225"/>
      </w:r>
      <w:r w:rsidRPr="009C456B">
        <w:rPr>
          <w:lang w:val="en-CA"/>
        </w:rPr>
        <w:t xml:space="preserve">. These findings underscore the importance of repeated sampling across multiple breeding seasons for accurately estimating temporal trends and </w:t>
      </w:r>
      <w:commentRangeStart w:id="226"/>
      <w:r w:rsidRPr="009C456B">
        <w:rPr>
          <w:lang w:val="en-CA"/>
        </w:rPr>
        <w:t>informing conservation decisions for this species of conservation concern</w:t>
      </w:r>
      <w:commentRangeEnd w:id="226"/>
      <w:r w:rsidR="00F31D2B" w:rsidRPr="009C456B">
        <w:rPr>
          <w:rStyle w:val="CommentReference"/>
          <w:sz w:val="24"/>
          <w:szCs w:val="24"/>
          <w:lang w:val="en-CA"/>
        </w:rPr>
        <w:commentReference w:id="226"/>
      </w:r>
      <w:r w:rsidRPr="009C456B">
        <w:rPr>
          <w:lang w:val="en-CA"/>
        </w:rPr>
        <w:t>.</w:t>
      </w:r>
    </w:p>
    <w:p w14:paraId="72F3B41E" w14:textId="7F173D50" w:rsidR="007F1115" w:rsidRDefault="007F1115" w:rsidP="009C456B">
      <w:r w:rsidRPr="00ED172D">
        <w:t xml:space="preserve">While this study focused on seasonal vocal dynamics, extending analyses to 24-hour recordings would provide diel activity profiles that reveal how detection probability fluctuates throughout the day. Recent advances in low-cost autonomous recorders, expanded storage capacity, scalable cloud-based processing, and increasingly accurate machine-learning </w:t>
      </w:r>
      <w:commentRangeStart w:id="227"/>
      <w:r w:rsidRPr="00ED172D">
        <w:t>classifiers</w:t>
      </w:r>
      <w:commentRangeEnd w:id="227"/>
      <w:r w:rsidR="00ED3678" w:rsidRPr="00ED172D">
        <w:rPr>
          <w:rStyle w:val="CommentReference"/>
          <w:sz w:val="24"/>
          <w:szCs w:val="24"/>
        </w:rPr>
        <w:commentReference w:id="227"/>
      </w:r>
      <w:r w:rsidRPr="00ED172D">
        <w:t xml:space="preserve"> make continuous, full-season acoustic monitoring increasingly feasible. Such information can further reduce bias in survey design, especially for species whose singing behaviour is concentrated in narrow dawn or dusk windows. </w:t>
      </w:r>
    </w:p>
    <w:p w14:paraId="746D9C30" w14:textId="77777777" w:rsidR="00363E5E" w:rsidRPr="009C456B" w:rsidRDefault="00363E5E" w:rsidP="009C456B">
      <w:pPr>
        <w:rPr>
          <w:lang w:val="en-CA"/>
        </w:rPr>
      </w:pPr>
    </w:p>
    <w:p w14:paraId="4898BF95" w14:textId="0679F06B" w:rsidR="00027C17" w:rsidRDefault="00027C17" w:rsidP="00027C17">
      <w:pPr>
        <w:pStyle w:val="Heading2"/>
      </w:pPr>
      <w:commentRangeStart w:id="228"/>
      <w:r>
        <w:t>For spatial pattern</w:t>
      </w:r>
      <w:commentRangeEnd w:id="228"/>
      <w:r w:rsidR="006336FB">
        <w:rPr>
          <w:rStyle w:val="CommentReference"/>
          <w:sz w:val="24"/>
          <w:szCs w:val="26"/>
        </w:rPr>
        <w:commentReference w:id="228"/>
      </w:r>
    </w:p>
    <w:p w14:paraId="1D9C0978" w14:textId="6EC8A695" w:rsidR="000C5769" w:rsidRDefault="006860DB" w:rsidP="00ED172D">
      <w:pPr>
        <w:rPr>
          <w:lang w:val="en-CA"/>
        </w:rPr>
      </w:pPr>
      <w:r w:rsidRPr="006860DB">
        <w:rPr>
          <w:lang w:val="en-CA"/>
        </w:rPr>
        <w:t xml:space="preserve">The inclusion of habitat and detection covariates substantially improved model performance relative to the null model, underscoring the importance of accounting for both ecological and observational processes when estimating </w:t>
      </w:r>
      <w:ins w:id="229" w:author="Ken Otter" w:date="2025-12-17T17:17:00Z" w16du:dateUtc="2025-12-18T01:17:00Z">
        <w:r w:rsidR="00933979">
          <w:t>Olive-sided Flycatcher</w:t>
        </w:r>
        <w:r w:rsidR="00933979" w:rsidRPr="003F08F3">
          <w:t xml:space="preserve"> </w:t>
        </w:r>
      </w:ins>
      <w:del w:id="230" w:author="Ken Otter" w:date="2025-12-17T16:48:00Z" w16du:dateUtc="2025-12-18T00:48:00Z">
        <w:r w:rsidRPr="006860DB" w:rsidDel="009B3D06">
          <w:rPr>
            <w:lang w:val="en-CA"/>
          </w:rPr>
          <w:delText>OSFL</w:delText>
        </w:r>
      </w:del>
      <w:del w:id="231" w:author="Ken Otter" w:date="2025-12-17T17:17:00Z" w16du:dateUtc="2025-12-18T01:17:00Z">
        <w:r w:rsidRPr="006860DB" w:rsidDel="00933979">
          <w:rPr>
            <w:lang w:val="en-CA"/>
          </w:rPr>
          <w:delText xml:space="preserve"> </w:delText>
        </w:r>
      </w:del>
      <w:r w:rsidRPr="006860DB">
        <w:rPr>
          <w:lang w:val="en-CA"/>
        </w:rPr>
        <w:t xml:space="preserve">occupancy. Among habitat covariates, canopy closure emerged as the dominant driver of occupancy. Dense </w:t>
      </w:r>
      <w:del w:id="232" w:author="Ken Otter" w:date="2025-12-18T10:37:00Z" w16du:dateUtc="2025-12-18T18:37:00Z">
        <w:r w:rsidRPr="006860DB" w:rsidDel="005310DA">
          <w:rPr>
            <w:lang w:val="en-CA"/>
          </w:rPr>
          <w:delText>high</w:delText>
        </w:r>
      </w:del>
      <w:ins w:id="233" w:author="Ken Otter" w:date="2025-12-18T10:37:00Z" w16du:dateUtc="2025-12-18T18:37:00Z">
        <w:r w:rsidR="005310DA">
          <w:rPr>
            <w:lang w:val="en-CA"/>
          </w:rPr>
          <w:t>upper</w:t>
        </w:r>
      </w:ins>
      <w:r w:rsidRPr="006860DB">
        <w:rPr>
          <w:lang w:val="en-CA"/>
        </w:rPr>
        <w:t xml:space="preserve">-canopy closure (&gt;10 m) strongly reduced the probability of site use, consistent with previous observations that </w:t>
      </w:r>
      <w:ins w:id="234" w:author="Ken Otter" w:date="2025-12-17T17:17:00Z" w16du:dateUtc="2025-12-18T01:17:00Z">
        <w:r w:rsidR="00933979">
          <w:t>Olive-sided Flycatcher</w:t>
        </w:r>
        <w:r w:rsidR="00933979" w:rsidRPr="003F08F3">
          <w:t xml:space="preserve"> </w:t>
        </w:r>
      </w:ins>
      <w:del w:id="235" w:author="Ken Otter" w:date="2025-12-17T16:48:00Z" w16du:dateUtc="2025-12-18T00:48:00Z">
        <w:r w:rsidRPr="006860DB" w:rsidDel="009B3D06">
          <w:rPr>
            <w:lang w:val="en-CA"/>
          </w:rPr>
          <w:delText>OSFL</w:delText>
        </w:r>
      </w:del>
      <w:del w:id="236" w:author="Ken Otter" w:date="2025-12-17T17:17:00Z" w16du:dateUtc="2025-12-18T01:17:00Z">
        <w:r w:rsidRPr="006860DB" w:rsidDel="00933979">
          <w:rPr>
            <w:lang w:val="en-CA"/>
          </w:rPr>
          <w:delText xml:space="preserve"> </w:delText>
        </w:r>
      </w:del>
      <w:r w:rsidRPr="006860DB">
        <w:rPr>
          <w:lang w:val="en-CA"/>
        </w:rPr>
        <w:t xml:space="preserve">prefer younger or more open forest stands where sparser overstory cover may enhance foraging opportunities and availability of singing </w:t>
      </w:r>
      <w:commentRangeStart w:id="237"/>
      <w:r w:rsidRPr="006860DB">
        <w:rPr>
          <w:lang w:val="en-CA"/>
        </w:rPr>
        <w:t>perches</w:t>
      </w:r>
      <w:commentRangeEnd w:id="237"/>
      <w:r w:rsidR="002F4683" w:rsidRPr="006860DB">
        <w:rPr>
          <w:rStyle w:val="CommentReference"/>
          <w:sz w:val="24"/>
          <w:szCs w:val="24"/>
          <w:lang w:val="en-CA"/>
        </w:rPr>
        <w:commentReference w:id="237"/>
      </w:r>
      <w:r w:rsidRPr="006860DB">
        <w:rPr>
          <w:lang w:val="en-CA"/>
        </w:rPr>
        <w:t xml:space="preserve">. Landscape-level predictions mirrored these patterns, with the highest occupancy probabilities occurring in young stands and areas with low tall-canopy cover, particularly in the northwest and along the </w:t>
      </w:r>
      <w:commentRangeStart w:id="238"/>
      <w:r w:rsidRPr="006860DB">
        <w:rPr>
          <w:lang w:val="en-CA"/>
        </w:rPr>
        <w:t xml:space="preserve">Tezzeron Lake </w:t>
      </w:r>
      <w:commentRangeEnd w:id="238"/>
      <w:r w:rsidR="00A45081" w:rsidRPr="006860DB">
        <w:rPr>
          <w:rStyle w:val="CommentReference"/>
          <w:sz w:val="24"/>
          <w:szCs w:val="24"/>
          <w:lang w:val="en-CA"/>
        </w:rPr>
        <w:commentReference w:id="238"/>
      </w:r>
      <w:r w:rsidRPr="006860DB">
        <w:rPr>
          <w:lang w:val="en-CA"/>
        </w:rPr>
        <w:t xml:space="preserve">shoreline. Detection probabilities, in contrast, were generally low across the landscape and were influenced mainly by understory structure. Higher low-canopy closure (1–3 m) slightly reduced detectability, </w:t>
      </w:r>
      <w:del w:id="239" w:author="Ken Otter" w:date="2025-12-18T10:40:00Z" w16du:dateUtc="2025-12-18T18:40:00Z">
        <w:r w:rsidRPr="006860DB" w:rsidDel="00CC0E10">
          <w:rPr>
            <w:lang w:val="en-CA"/>
          </w:rPr>
          <w:delText xml:space="preserve">likely </w:delText>
        </w:r>
      </w:del>
      <w:ins w:id="240" w:author="Ken Otter" w:date="2025-12-18T10:40:00Z" w16du:dateUtc="2025-12-18T18:40:00Z">
        <w:r w:rsidR="00CC0E10">
          <w:rPr>
            <w:lang w:val="en-CA"/>
          </w:rPr>
          <w:t>which could be</w:t>
        </w:r>
        <w:r w:rsidR="00CC0E10" w:rsidRPr="006860DB">
          <w:rPr>
            <w:lang w:val="en-CA"/>
          </w:rPr>
          <w:t xml:space="preserve"> </w:t>
        </w:r>
      </w:ins>
      <w:r w:rsidRPr="006860DB">
        <w:rPr>
          <w:lang w:val="en-CA"/>
        </w:rPr>
        <w:t xml:space="preserve">due to sound attenuation or acoustic obstruction in dense shrub </w:t>
      </w:r>
      <w:commentRangeStart w:id="241"/>
      <w:r w:rsidRPr="006860DB">
        <w:rPr>
          <w:lang w:val="en-CA"/>
        </w:rPr>
        <w:t>layers</w:t>
      </w:r>
      <w:commentRangeEnd w:id="241"/>
      <w:r w:rsidR="001006B6" w:rsidRPr="006860DB">
        <w:rPr>
          <w:rStyle w:val="CommentReference"/>
          <w:sz w:val="24"/>
          <w:szCs w:val="24"/>
          <w:lang w:val="en-CA"/>
        </w:rPr>
        <w:commentReference w:id="241"/>
      </w:r>
      <w:r w:rsidRPr="006860DB">
        <w:rPr>
          <w:lang w:val="en-CA"/>
        </w:rPr>
        <w:t xml:space="preserve">. </w:t>
      </w:r>
    </w:p>
    <w:p w14:paraId="60D6B20D" w14:textId="5E045DA7" w:rsidR="000C5769" w:rsidRDefault="007410D1" w:rsidP="007410D1">
      <w:pPr>
        <w:pStyle w:val="Heading1"/>
        <w:rPr>
          <w:lang w:val="en-CA"/>
        </w:rPr>
      </w:pPr>
      <w:r>
        <w:rPr>
          <w:lang w:val="en-CA"/>
        </w:rPr>
        <w:lastRenderedPageBreak/>
        <w:t>C</w:t>
      </w:r>
      <w:r w:rsidR="000C5769">
        <w:rPr>
          <w:lang w:val="en-CA"/>
        </w:rPr>
        <w:t xml:space="preserve">onclusion </w:t>
      </w:r>
    </w:p>
    <w:p w14:paraId="3F1392BE" w14:textId="03BA85A1" w:rsidR="007410D1" w:rsidRDefault="007410D1" w:rsidP="000C5769">
      <w:pPr>
        <w:rPr>
          <w:lang w:val="en-CA"/>
        </w:rPr>
      </w:pPr>
      <w:r w:rsidRPr="007410D1">
        <w:t xml:space="preserve">This study demonstrates that passive acoustic monitoring can effectively characterize species-specific temporal and spatial patterns in Olive-sided Flycatcher vocal activity. Aligning surveys with the mid-June peak, and focusing efforts in young or open forest stands, is likely to increase both detection probability and monitoring efficiency. The modest interannual variation observed in seasonal activity underscores the value of multi-year datasets for capturing environmentally driven shifts in vocal behaviour. More broadly, our findings highlight how integrating full-season acoustic data with modelling approaches can generate species-specific spatiotemporal activity profiles, offering an evidence-based foundation </w:t>
      </w:r>
      <w:r>
        <w:t>to potentially refine</w:t>
      </w:r>
      <w:r w:rsidRPr="007410D1">
        <w:t xml:space="preserve"> survey protocols</w:t>
      </w:r>
      <w:r>
        <w:t xml:space="preserve">, reduce </w:t>
      </w:r>
      <w:r w:rsidRPr="007410D1">
        <w:t>detectability-driven bias, and</w:t>
      </w:r>
      <w:r>
        <w:t xml:space="preserve"> improve </w:t>
      </w:r>
      <w:r w:rsidRPr="007410D1">
        <w:t>population assessments</w:t>
      </w:r>
      <w:r>
        <w:t>.</w:t>
      </w:r>
    </w:p>
    <w:p w14:paraId="06007181" w14:textId="5F1FC508" w:rsidR="00FD53D2" w:rsidRPr="007F1115" w:rsidRDefault="00FD53D2" w:rsidP="00ED172D">
      <w:pPr>
        <w:rPr>
          <w:lang w:val="en-CA"/>
        </w:rPr>
      </w:pPr>
      <w:r>
        <w:br w:type="page"/>
      </w:r>
    </w:p>
    <w:p w14:paraId="5A4E46BC" w14:textId="42BA73FC" w:rsidR="00027C17" w:rsidRPr="00F57248" w:rsidRDefault="00027C17" w:rsidP="00027C17">
      <w:pPr>
        <w:pStyle w:val="Heading1"/>
      </w:pPr>
      <w:r>
        <w:lastRenderedPageBreak/>
        <w:t>References</w:t>
      </w:r>
    </w:p>
    <w:p w14:paraId="7BAAA0A1" w14:textId="77777777" w:rsidR="00E41080" w:rsidRPr="00E41080" w:rsidRDefault="00712D4A" w:rsidP="00E41080">
      <w:pPr>
        <w:pStyle w:val="Bibliography"/>
      </w:pPr>
      <w:r>
        <w:fldChar w:fldCharType="begin"/>
      </w:r>
      <w:r w:rsidR="00243B99">
        <w:instrText xml:space="preserve"> ADDIN ZOTERO_BIBL {"uncited":[],"omitted":[],"custom":[]} CSL_BIBLIOGRAPHY </w:instrText>
      </w:r>
      <w:r>
        <w:fldChar w:fldCharType="separate"/>
      </w:r>
      <w:r w:rsidR="00E41080" w:rsidRPr="00E41080">
        <w:t xml:space="preserve">Best, Louis B. 1981. “Seasonal Changes in Detection of Individual Bird Species.” </w:t>
      </w:r>
      <w:r w:rsidR="00E41080" w:rsidRPr="00E41080">
        <w:rPr>
          <w:i/>
          <w:iCs/>
        </w:rPr>
        <w:t>Studies in Avian Biology</w:t>
      </w:r>
      <w:r w:rsidR="00E41080" w:rsidRPr="00E41080">
        <w:t xml:space="preserve"> 6: 252–61.</w:t>
      </w:r>
    </w:p>
    <w:p w14:paraId="5BE14449" w14:textId="77777777" w:rsidR="00E41080" w:rsidRPr="00E41080" w:rsidRDefault="00E41080" w:rsidP="00E41080">
      <w:pPr>
        <w:pStyle w:val="Bibliography"/>
      </w:pPr>
      <w:r w:rsidRPr="00E41080">
        <w:t xml:space="preserve">BirdLife International. 2025. “IUCN Red List of Threatened Species: Contopus Cooperi.” </w:t>
      </w:r>
      <w:r w:rsidRPr="00E41080">
        <w:rPr>
          <w:i/>
          <w:iCs/>
        </w:rPr>
        <w:t>IUCN Red List of Threatened Species</w:t>
      </w:r>
      <w:r w:rsidRPr="00E41080">
        <w:t>, February 4. https://www.iucnredlist.org/en.</w:t>
      </w:r>
    </w:p>
    <w:p w14:paraId="6C0591D6" w14:textId="77777777" w:rsidR="00E41080" w:rsidRPr="00E41080" w:rsidRDefault="00E41080" w:rsidP="00E41080">
      <w:pPr>
        <w:pStyle w:val="Bibliography"/>
      </w:pPr>
      <w:r w:rsidRPr="00E41080">
        <w:t xml:space="preserve">Chambert, Thierry, J. Hardin Waddle, David A. W. Miller, Susan C. Walls, and James D. Nichols. 2018. “A New Framework for Analysing Automated Acoustic Species Detection Data: Occupancy Estimation and Optimization of Recordings Post-Processing.” </w:t>
      </w:r>
      <w:r w:rsidRPr="00E41080">
        <w:rPr>
          <w:i/>
          <w:iCs/>
        </w:rPr>
        <w:t>Methods in Ecology and Evolution</w:t>
      </w:r>
      <w:r w:rsidRPr="00E41080">
        <w:t xml:space="preserve"> 9 (3): 560–70. https://doi.org/10.1111/2041-210X.12910.</w:t>
      </w:r>
    </w:p>
    <w:p w14:paraId="2CB8BF78" w14:textId="77777777" w:rsidR="00E41080" w:rsidRPr="00E41080" w:rsidRDefault="00E41080" w:rsidP="00E41080">
      <w:pPr>
        <w:pStyle w:val="Bibliography"/>
      </w:pPr>
      <w:r w:rsidRPr="00E41080">
        <w:t xml:space="preserve">Dawson, Deanna K., and Murray G. Efford. 2009. “Bird Population Density Estimated from Acoustic Signals.” </w:t>
      </w:r>
      <w:r w:rsidRPr="00E41080">
        <w:rPr>
          <w:i/>
          <w:iCs/>
        </w:rPr>
        <w:t>Journal of Applied Ecology</w:t>
      </w:r>
      <w:r w:rsidRPr="00E41080">
        <w:t xml:space="preserve"> 46 (6): 1201–9. https://doi.org/10.1111/j.1365-2664.2009.01731.x.</w:t>
      </w:r>
    </w:p>
    <w:p w14:paraId="46963AD5" w14:textId="77777777" w:rsidR="00E41080" w:rsidRPr="00E41080" w:rsidRDefault="00E41080" w:rsidP="00E41080">
      <w:pPr>
        <w:pStyle w:val="Bibliography"/>
      </w:pPr>
      <w:r w:rsidRPr="00E41080">
        <w:t xml:space="preserve">Doser, Jeffrey W., Andrew O. Finley, Marc Kéry, and Elise F. Zipkin. 2022. “spOccupancy: An R Package for Single-Species, Multi-Species, and Integrated Spatial Occupancy Models.” </w:t>
      </w:r>
      <w:r w:rsidRPr="00E41080">
        <w:rPr>
          <w:i/>
          <w:iCs/>
        </w:rPr>
        <w:t>Methods in Ecology and Evolution</w:t>
      </w:r>
      <w:r w:rsidRPr="00E41080">
        <w:t xml:space="preserve"> 13 (8): 1670–78. https://doi.org/10.1111/2041-210X.13897.</w:t>
      </w:r>
    </w:p>
    <w:p w14:paraId="0C5BC7DC" w14:textId="77777777" w:rsidR="00E41080" w:rsidRPr="00E41080" w:rsidRDefault="00E41080" w:rsidP="00E41080">
      <w:pPr>
        <w:pStyle w:val="Bibliography"/>
      </w:pPr>
      <w:r w:rsidRPr="00E41080">
        <w:t>Environment and Climate Change Canada. 2019. “Olive-Sided Flycatcher (Contopus Cooperi): COSEWIC Assessment and Status Report 2018.” Program descriptions;research. February 25. https://www.canada.ca/en/environment-climate-change/services/species-risk-public-registry/cosewic-assessments-status-reports/olive-sided-flycatcher-2018.html.</w:t>
      </w:r>
    </w:p>
    <w:p w14:paraId="380F0B87" w14:textId="77777777" w:rsidR="00E41080" w:rsidRPr="00E41080" w:rsidRDefault="00E41080" w:rsidP="00E41080">
      <w:pPr>
        <w:pStyle w:val="Bibliography"/>
      </w:pPr>
      <w:r w:rsidRPr="00E41080">
        <w:t xml:space="preserve">Goldstein, Benjamin R., Alex J. Jensen, Roland Kays, et al. 2024. “Guidelines for Estimating Occupancy from Autocorrelated Camera Trap Detections.” </w:t>
      </w:r>
      <w:r w:rsidRPr="00E41080">
        <w:rPr>
          <w:i/>
          <w:iCs/>
        </w:rPr>
        <w:t>Methods in Ecology and Evolution</w:t>
      </w:r>
      <w:r w:rsidRPr="00E41080">
        <w:t xml:space="preserve"> 15 (7): 1177–91. https://doi.org/10.1111/2041-210X.14359.</w:t>
      </w:r>
    </w:p>
    <w:p w14:paraId="343A1442" w14:textId="77777777" w:rsidR="00E41080" w:rsidRPr="00E41080" w:rsidRDefault="00E41080" w:rsidP="00E41080">
      <w:pPr>
        <w:pStyle w:val="Bibliography"/>
      </w:pPr>
      <w:r w:rsidRPr="00E41080">
        <w:t xml:space="preserve">Hill, Andrew P., Peter Prince, Evelyn Piña Covarrubias, C. Patrick Doncaster, Jake L. Snaddon, and Alex Rogers. 2018. “AudioMoth: Evaluation of a Smart Open Acoustic Device for Monitoring Biodiversity and the Environment.” </w:t>
      </w:r>
      <w:r w:rsidRPr="00E41080">
        <w:rPr>
          <w:i/>
          <w:iCs/>
        </w:rPr>
        <w:t>Methods in Ecology and Evolution</w:t>
      </w:r>
      <w:r w:rsidRPr="00E41080">
        <w:t xml:space="preserve"> 9 (5): 1199–211. https://doi.org/10.1111/2041-210X.12955.</w:t>
      </w:r>
    </w:p>
    <w:p w14:paraId="3327F621" w14:textId="77777777" w:rsidR="00E41080" w:rsidRPr="00E41080" w:rsidRDefault="00E41080" w:rsidP="00E41080">
      <w:pPr>
        <w:pStyle w:val="Bibliography"/>
      </w:pPr>
      <w:r w:rsidRPr="00E41080">
        <w:t xml:space="preserve">Kahl, Stefan, Connor M. Wood, Maximilian Eibl, and Holger Klinck. 2021. “BirdNET: A Deep Learning Solution for Avian Diversity Monitoring.” </w:t>
      </w:r>
      <w:r w:rsidRPr="00E41080">
        <w:rPr>
          <w:i/>
          <w:iCs/>
        </w:rPr>
        <w:t>Ecological Informatics</w:t>
      </w:r>
      <w:r w:rsidRPr="00E41080">
        <w:t xml:space="preserve"> 61 (March): 101236. https://doi.org/10.1016/j.ecoinf.2021.101236.</w:t>
      </w:r>
    </w:p>
    <w:p w14:paraId="1F1A14C6" w14:textId="77777777" w:rsidR="00E41080" w:rsidRPr="00E41080" w:rsidRDefault="00E41080" w:rsidP="00E41080">
      <w:pPr>
        <w:pStyle w:val="Bibliography"/>
      </w:pPr>
      <w:r w:rsidRPr="00E41080">
        <w:t xml:space="preserve">Massimino, Dario, Sarah J. Harris, and Simon Gillings. 2021. “Phenological Mismatch between Breeding Birds and Their Surveyors and Implications for Estimating Population Trends.” </w:t>
      </w:r>
      <w:r w:rsidRPr="00E41080">
        <w:rPr>
          <w:i/>
          <w:iCs/>
        </w:rPr>
        <w:t>Journal of Ornithology</w:t>
      </w:r>
      <w:r w:rsidRPr="00E41080">
        <w:t xml:space="preserve"> 162 (1): 143–54. https://doi.org/10.1007/s10336-020-01821-5.</w:t>
      </w:r>
    </w:p>
    <w:p w14:paraId="469BC007" w14:textId="77777777" w:rsidR="00E41080" w:rsidRPr="00E41080" w:rsidRDefault="00E41080" w:rsidP="00E41080">
      <w:pPr>
        <w:pStyle w:val="Bibliography"/>
      </w:pPr>
      <w:r w:rsidRPr="00E41080">
        <w:t xml:space="preserve">Pérez-Granados, Cristian. 2025. “Birdnet Confidence Scores Decrease with Bird Distance from the Recorder: Revisiting Pérez-Granados (2023).” </w:t>
      </w:r>
      <w:r w:rsidRPr="00E41080">
        <w:rPr>
          <w:i/>
          <w:iCs/>
        </w:rPr>
        <w:t>Ardeola</w:t>
      </w:r>
      <w:r w:rsidRPr="00E41080">
        <w:t xml:space="preserve"> 72 (2): 149–59. https://doi.org/10.13157/arla.72.2.2025.fo1.</w:t>
      </w:r>
    </w:p>
    <w:p w14:paraId="6022AD0D" w14:textId="77777777" w:rsidR="00E41080" w:rsidRPr="00E41080" w:rsidRDefault="00E41080" w:rsidP="00E41080">
      <w:pPr>
        <w:pStyle w:val="Bibliography"/>
      </w:pPr>
      <w:r w:rsidRPr="00E41080">
        <w:lastRenderedPageBreak/>
        <w:t xml:space="preserve">Shonfield, Julia, and Erin Bayne. 2017. “Avian Conservation and Ecology: Autonomous Recording Units in Avian Ecological Research: Current Use and Future Applications.” </w:t>
      </w:r>
      <w:r w:rsidRPr="00E41080">
        <w:rPr>
          <w:i/>
          <w:iCs/>
        </w:rPr>
        <w:t>Avian Conservation and Ecology</w:t>
      </w:r>
      <w:r w:rsidRPr="00E41080">
        <w:t xml:space="preserve"> 12 (1). https://doi.org/10.5751/ACE-00974-120114.</w:t>
      </w:r>
    </w:p>
    <w:p w14:paraId="2D55A3C4" w14:textId="77777777" w:rsidR="00E41080" w:rsidRPr="00E41080" w:rsidRDefault="00E41080" w:rsidP="00E41080">
      <w:pPr>
        <w:pStyle w:val="Bibliography"/>
      </w:pPr>
      <w:r w:rsidRPr="00E41080">
        <w:t xml:space="preserve">Singer, David, Johannes Kamp, Hermann Hondong, Andreas Schuldt, and Jonas Hagge. 2025. “Diel and Seasonal Vocal Activity Patterns Revealed by Passive Acoustic Monitoring Suggest Expert Recommendations for Breeding Bird Surveys Need Adjustment.” </w:t>
      </w:r>
      <w:r w:rsidRPr="00E41080">
        <w:rPr>
          <w:i/>
          <w:iCs/>
        </w:rPr>
        <w:t>Journal of Ornithology</w:t>
      </w:r>
      <w:r w:rsidRPr="00E41080">
        <w:t>, ahead of print, July 9. https://doi.org/10.1007/s10336-025-02307-y.</w:t>
      </w:r>
    </w:p>
    <w:p w14:paraId="49785A17" w14:textId="77777777" w:rsidR="00E41080" w:rsidRPr="00E41080" w:rsidRDefault="00E41080" w:rsidP="00E41080">
      <w:pPr>
        <w:pStyle w:val="Bibliography"/>
      </w:pPr>
      <w:r w:rsidRPr="00E41080">
        <w:t xml:space="preserve">Tseng, Sunny, Dexter P. Hodder, and Ken A. Otter. 2025. “Setting BirdNET Confidence Thresholds: Species-Specific vs. Universal Approaches.” </w:t>
      </w:r>
      <w:r w:rsidRPr="00E41080">
        <w:rPr>
          <w:i/>
          <w:iCs/>
        </w:rPr>
        <w:t>Journal of Ornithology</w:t>
      </w:r>
      <w:r w:rsidRPr="00E41080">
        <w:t xml:space="preserve"> 166 (4): 1123–35. https://doi.org/10.1007/s10336-025-02260-w.</w:t>
      </w:r>
    </w:p>
    <w:p w14:paraId="2924ED90" w14:textId="77777777" w:rsidR="00E41080" w:rsidRPr="00E41080" w:rsidRDefault="00E41080" w:rsidP="00E41080">
      <w:pPr>
        <w:pStyle w:val="Bibliography"/>
      </w:pPr>
      <w:r w:rsidRPr="00E41080">
        <w:t xml:space="preserve">Wood, Simon N. 2001. “Mgcv: GAMs and Generalized Ridge Regression for R.” </w:t>
      </w:r>
      <w:r w:rsidRPr="00E41080">
        <w:rPr>
          <w:i/>
          <w:iCs/>
        </w:rPr>
        <w:t>R News</w:t>
      </w:r>
      <w:r w:rsidRPr="00E41080">
        <w:t>.</w:t>
      </w:r>
    </w:p>
    <w:p w14:paraId="08BA728D" w14:textId="77777777" w:rsidR="00E41080" w:rsidRPr="00E41080" w:rsidRDefault="00E41080" w:rsidP="00E41080">
      <w:pPr>
        <w:pStyle w:val="Bibliography"/>
      </w:pPr>
      <w:r w:rsidRPr="00E41080">
        <w:t xml:space="preserve">Zuur, Alain F., Elena N. Ieno, Neil Walker, Anatoly A. Saveliev, and Graham M. Smith. 2009. </w:t>
      </w:r>
      <w:r w:rsidRPr="00E41080">
        <w:rPr>
          <w:i/>
          <w:iCs/>
        </w:rPr>
        <w:t>Mixed Effects Models and Extensions in Ecology with R</w:t>
      </w:r>
      <w:r w:rsidRPr="00E41080">
        <w:t>. Statistics for Biology and Health. Springer. https://doi.org/10.1007/978-0-387-87458-6.</w:t>
      </w:r>
    </w:p>
    <w:p w14:paraId="612C1E2B" w14:textId="69932FC0" w:rsidR="00712D4A" w:rsidRDefault="00712D4A" w:rsidP="00E84B56">
      <w:r>
        <w:fldChar w:fldCharType="end"/>
      </w:r>
    </w:p>
    <w:p w14:paraId="10149622" w14:textId="77777777" w:rsidR="00712D4A" w:rsidRDefault="00712D4A" w:rsidP="00E84B56"/>
    <w:p w14:paraId="760553F6" w14:textId="77777777" w:rsidR="00712D4A" w:rsidRDefault="00712D4A" w:rsidP="00E84B56">
      <w:pPr>
        <w:sectPr w:rsidR="00712D4A">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64B0A6B4">
                <wp:simplePos x="0" y="0"/>
                <wp:positionH relativeFrom="column">
                  <wp:posOffset>-435429</wp:posOffset>
                </wp:positionH>
                <wp:positionV relativeFrom="paragraph">
                  <wp:posOffset>0</wp:posOffset>
                </wp:positionV>
                <wp:extent cx="9010793" cy="6139543"/>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139543"/>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3" type="#_x0000_t202" style="position:absolute;margin-left:-34.3pt;margin-top:0;width:709.5pt;height:483.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Del="000E4AA7" w:rsidRDefault="00127B65" w:rsidP="00127B65">
      <w:pPr>
        <w:tabs>
          <w:tab w:val="left" w:pos="1430"/>
        </w:tabs>
        <w:rPr>
          <w:del w:id="242" w:author="Ken Otter" w:date="2025-12-17T17:20:00Z" w16du:dateUtc="2025-12-18T01:20:00Z"/>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en Otter" w:date="2025-12-18T10:51:00Z" w:initials="KO">
    <w:p w14:paraId="1874ACFA" w14:textId="77777777" w:rsidR="008C0A3D" w:rsidRDefault="008C0A3D" w:rsidP="008C0A3D">
      <w:pPr>
        <w:pStyle w:val="CommentText"/>
      </w:pPr>
      <w:r>
        <w:rPr>
          <w:rStyle w:val="CommentReference"/>
        </w:rPr>
        <w:annotationRef/>
      </w:r>
      <w:r>
        <w:t>I think this would be better as</w:t>
      </w:r>
    </w:p>
    <w:p w14:paraId="4F1CBDBF" w14:textId="77777777" w:rsidR="008C0A3D" w:rsidRDefault="008C0A3D" w:rsidP="008C0A3D">
      <w:pPr>
        <w:pStyle w:val="CommentText"/>
      </w:pPr>
    </w:p>
    <w:p w14:paraId="6D2C3082" w14:textId="77777777" w:rsidR="008C0A3D" w:rsidRDefault="008C0A3D" w:rsidP="008C0A3D">
      <w:pPr>
        <w:pStyle w:val="CommentText"/>
      </w:pPr>
      <w:r>
        <w:t xml:space="preserve">Occupancy modelling suggested flycatchers were less likely to use stands with a dense upper-canopy (e.g. high canopy closure &gt;10m); however, detectability was also low in more open areas which also had a high shrub density (high canopy closure 1-3m).  </w:t>
      </w:r>
    </w:p>
  </w:comment>
  <w:comment w:id="33" w:author="Ken Otter" w:date="2025-12-17T16:37:00Z" w:initials="KO">
    <w:p w14:paraId="236B52E5" w14:textId="2926E63D" w:rsidR="00B657D1" w:rsidRDefault="00B657D1" w:rsidP="00B657D1">
      <w:pPr>
        <w:pStyle w:val="CommentText"/>
      </w:pPr>
      <w:r>
        <w:rPr>
          <w:rStyle w:val="CommentReference"/>
        </w:rPr>
        <w:annotationRef/>
      </w:r>
      <w:r>
        <w:t>Probably need a citation for this statement</w:t>
      </w:r>
    </w:p>
  </w:comment>
  <w:comment w:id="34" w:author="Ken Otter" w:date="2025-12-17T16:39:00Z" w:initials="KO">
    <w:p w14:paraId="08412754" w14:textId="77777777" w:rsidR="001C47ED" w:rsidRDefault="001C47ED" w:rsidP="001C47ED">
      <w:pPr>
        <w:pStyle w:val="CommentText"/>
      </w:pPr>
      <w:r>
        <w:rPr>
          <w:rStyle w:val="CommentReference"/>
        </w:rPr>
        <w:annotationRef/>
      </w:r>
      <w:r>
        <w:t>I would suggest changing this to “across broad regions, aimed at detecting a wide breadth of species rather specific target-species”.</w:t>
      </w:r>
    </w:p>
  </w:comment>
  <w:comment w:id="41" w:author="Ken Otter" w:date="2025-12-17T16:43:00Z" w:initials="KO">
    <w:p w14:paraId="4A14AEA7" w14:textId="77777777" w:rsidR="009965E5" w:rsidRDefault="009965E5" w:rsidP="009965E5">
      <w:pPr>
        <w:pStyle w:val="CommentText"/>
      </w:pPr>
      <w:r>
        <w:rPr>
          <w:rStyle w:val="CommentReference"/>
        </w:rPr>
        <w:annotationRef/>
      </w:r>
      <w:r>
        <w:t>Maybe “data-rich..” instead of high-frequency?  High-frequency can mean ‘pitch’ or kHz, when what you mean is “a lot of data”</w:t>
      </w:r>
    </w:p>
  </w:comment>
  <w:comment w:id="51" w:author="Ken Otter" w:date="2025-12-17T16:46:00Z" w:initials="KO">
    <w:p w14:paraId="7F63475E" w14:textId="77777777" w:rsidR="008F5566" w:rsidRDefault="008F5566" w:rsidP="008F5566">
      <w:pPr>
        <w:pStyle w:val="CommentText"/>
      </w:pPr>
      <w:r>
        <w:rPr>
          <w:rStyle w:val="CommentReference"/>
        </w:rPr>
        <w:annotationRef/>
      </w:r>
      <w:r>
        <w:t>I recommend you don’t use alpha codes - this is a data collection code, and is not typically used in publishing.</w:t>
      </w:r>
    </w:p>
  </w:comment>
  <w:comment w:id="72" w:author="Ken Otter" w:date="2025-12-17T16:52:00Z" w:initials="KO">
    <w:p w14:paraId="2E2BF04F" w14:textId="77777777" w:rsidR="00A26872" w:rsidRDefault="00A26872" w:rsidP="00A26872">
      <w:pPr>
        <w:pStyle w:val="CommentText"/>
      </w:pPr>
      <w:r>
        <w:rPr>
          <w:rStyle w:val="CommentReference"/>
        </w:rPr>
        <w:annotationRef/>
      </w:r>
      <w:r>
        <w:t>Maybe specify here why it was listed as special concern by COSEWIC.  The question will be why it received this designation in Canada when the IUCN view it as lesser concern</w:t>
      </w:r>
    </w:p>
  </w:comment>
  <w:comment w:id="73" w:author="Ken Otter" w:date="2025-12-17T16:54:00Z" w:initials="KO">
    <w:p w14:paraId="45B969C9" w14:textId="77777777" w:rsidR="00183948" w:rsidRDefault="00183948" w:rsidP="00183948">
      <w:pPr>
        <w:pStyle w:val="CommentText"/>
      </w:pPr>
      <w:r>
        <w:rPr>
          <w:rStyle w:val="CommentReference"/>
        </w:rPr>
        <w:annotationRef/>
      </w:r>
      <w:r>
        <w:t>Maybe use “highly transmissable..”</w:t>
      </w:r>
    </w:p>
  </w:comment>
  <w:comment w:id="74" w:author="Ken Otter" w:date="2025-12-18T10:09:00Z" w:initials="KO">
    <w:p w14:paraId="5211F7B4" w14:textId="4F4A087E" w:rsidR="00FB513A" w:rsidRDefault="00FB513A" w:rsidP="00FB513A">
      <w:pPr>
        <w:pStyle w:val="CommentText"/>
      </w:pPr>
      <w:r>
        <w:rPr>
          <w:rStyle w:val="CommentReference"/>
        </w:rPr>
        <w:annotationRef/>
      </w:r>
      <w:r>
        <w:t xml:space="preserve">This is where I would suggest inserting a paragraph about what is known about the phenology of singing in this species (e.g. the cut-and-pasted paragraph in the Discussion would be where I would start).  Then you aren’t trying to introduce this background in the Discussion.   It will give you something to discuss about why you might have detected a second small peak, and why there were slight shifts in the peak between years. </w:t>
      </w:r>
    </w:p>
  </w:comment>
  <w:comment w:id="105" w:author="Ken Otter" w:date="2025-12-17T17:01:00Z" w:initials="KO">
    <w:p w14:paraId="28B80910" w14:textId="77777777" w:rsidR="00537372" w:rsidRDefault="00537372" w:rsidP="00537372">
      <w:pPr>
        <w:pStyle w:val="CommentText"/>
      </w:pPr>
      <w:r>
        <w:rPr>
          <w:rStyle w:val="CommentReference"/>
        </w:rPr>
        <w:annotationRef/>
      </w:r>
      <w:r>
        <w:t>Do you mean “the majority of these sites had detections concentrated in June and July”</w:t>
      </w:r>
    </w:p>
  </w:comment>
  <w:comment w:id="111" w:author="Ken Otter" w:date="2025-12-17T17:22:00Z" w:initials="KO">
    <w:p w14:paraId="40A04549" w14:textId="77777777" w:rsidR="00733C69" w:rsidRDefault="00733C69" w:rsidP="00733C69">
      <w:pPr>
        <w:pStyle w:val="CommentText"/>
      </w:pPr>
      <w:r>
        <w:rPr>
          <w:rStyle w:val="CommentReference"/>
        </w:rPr>
        <w:annotationRef/>
      </w:r>
      <w:r>
        <w:t>I would suggest hat you change the colour of the model lines in S1 - they are so light that they don’t contrast well with the white background, making them hard to see.</w:t>
      </w:r>
    </w:p>
  </w:comment>
  <w:comment w:id="112" w:author="Ken Otter" w:date="2025-12-17T17:29:00Z" w:initials="KO">
    <w:p w14:paraId="7319E63E" w14:textId="77777777" w:rsidR="00DB2777" w:rsidRDefault="0089370F" w:rsidP="00DB2777">
      <w:pPr>
        <w:pStyle w:val="CommentText"/>
      </w:pPr>
      <w:r>
        <w:rPr>
          <w:rStyle w:val="CommentReference"/>
        </w:rPr>
        <w:annotationRef/>
      </w:r>
      <w:r w:rsidR="00DB2777">
        <w:t>Even using Figure S1 and reading the code, I am having a harder time distinguishing the prediction differences between this model and m4.  If m4 has an interaction effect between site*year, why would the predicted pattern in the info graphic be the same as the independent effects of site &amp; year?</w:t>
      </w:r>
    </w:p>
  </w:comment>
  <w:comment w:id="113" w:author="Ken Otter" w:date="2025-12-17T17:08:00Z" w:initials="KO">
    <w:p w14:paraId="1B3CA82F" w14:textId="77777777" w:rsidR="00997104" w:rsidRDefault="00BB4678" w:rsidP="00997104">
      <w:pPr>
        <w:pStyle w:val="CommentText"/>
      </w:pPr>
      <w:r>
        <w:rPr>
          <w:rStyle w:val="CommentReference"/>
        </w:rPr>
        <w:annotationRef/>
      </w:r>
      <w:r w:rsidR="00997104">
        <w:t xml:space="preserve">In the results, you appear to be employing model averaging, such that variables that are included in multiple models that have high performance are recognized as consistently contributing to detections.  Is this true?  If so, you want to mention that here.    </w:t>
      </w:r>
    </w:p>
    <w:p w14:paraId="010CDAC9" w14:textId="77777777" w:rsidR="00997104" w:rsidRDefault="00997104" w:rsidP="00997104">
      <w:pPr>
        <w:pStyle w:val="CommentText"/>
      </w:pPr>
    </w:p>
    <w:p w14:paraId="6531FDF9" w14:textId="77777777" w:rsidR="00997104" w:rsidRDefault="00997104" w:rsidP="00997104">
      <w:pPr>
        <w:pStyle w:val="CommentText"/>
      </w:pPr>
      <w:r>
        <w:t>This also indicates that only the lowest AIC is considered the best supported model, but you also considered other strong-performing models (e.g. the ∆AIC of the second model was 3, but then there was a massive increase with the third model, so you interpreted both models 1 and 2.  This statement implies that you only considered the best supported model.  You would need to say here that the one with the lowest AIC was best supported, but you also considered other models that were similar in performance.</w:t>
      </w:r>
    </w:p>
    <w:p w14:paraId="1CE0F8F8" w14:textId="77777777" w:rsidR="00997104" w:rsidRDefault="00997104" w:rsidP="00997104">
      <w:pPr>
        <w:pStyle w:val="CommentText"/>
      </w:pPr>
    </w:p>
  </w:comment>
  <w:comment w:id="140" w:author="Ken Otter" w:date="2025-12-17T17:11:00Z" w:initials="KO">
    <w:p w14:paraId="65504B13" w14:textId="133EE691" w:rsidR="0070700D" w:rsidRDefault="0070700D" w:rsidP="0070700D">
      <w:pPr>
        <w:pStyle w:val="CommentText"/>
      </w:pPr>
      <w:r>
        <w:rPr>
          <w:rStyle w:val="CommentReference"/>
        </w:rPr>
        <w:annotationRef/>
      </w:r>
      <w:r>
        <w:t>Maybe reference the species account in Birds of the World for making this assumption?</w:t>
      </w:r>
    </w:p>
  </w:comment>
  <w:comment w:id="153" w:author="Ken Otter" w:date="2025-12-17T17:15:00Z" w:initials="KO">
    <w:p w14:paraId="3BC0020E" w14:textId="77777777" w:rsidR="00183463" w:rsidRDefault="00183463" w:rsidP="00183463">
      <w:pPr>
        <w:pStyle w:val="CommentText"/>
      </w:pPr>
      <w:r>
        <w:rPr>
          <w:rStyle w:val="CommentReference"/>
        </w:rPr>
        <w:annotationRef/>
      </w:r>
      <w:r>
        <w:t>One of the questions that will come up is why specifically these variables?  Given the habitat preferences outlined in the species accounts, you could make a argument that these metrics were chosen to represent the maturity of the mixed-wood forests and sources of open spaces in the habitat that flycatchers are known to select in breeding habitat.</w:t>
      </w:r>
    </w:p>
    <w:p w14:paraId="501BA01D" w14:textId="77777777" w:rsidR="00183463" w:rsidRDefault="00183463" w:rsidP="00183463">
      <w:pPr>
        <w:pStyle w:val="CommentText"/>
      </w:pPr>
    </w:p>
    <w:p w14:paraId="7E1361AA" w14:textId="77777777" w:rsidR="00183463" w:rsidRDefault="00183463" w:rsidP="00183463">
      <w:pPr>
        <w:pStyle w:val="CommentText"/>
      </w:pPr>
      <w:r>
        <w:t>You just can’t make the assumption that your reader will intuitively know this is why these variables might be predictive of occupancy ☺️</w:t>
      </w:r>
    </w:p>
  </w:comment>
  <w:comment w:id="162" w:author="Ken Otter" w:date="2025-12-17T17:30:00Z" w:initials="KO">
    <w:p w14:paraId="1591E57F" w14:textId="77777777" w:rsidR="00901DE5" w:rsidRDefault="00901DE5" w:rsidP="00901DE5">
      <w:pPr>
        <w:pStyle w:val="CommentText"/>
      </w:pPr>
      <w:r>
        <w:rPr>
          <w:rStyle w:val="CommentReference"/>
        </w:rPr>
        <w:annotationRef/>
      </w:r>
      <w:r>
        <w:t>Other values have only one decimal place</w:t>
      </w:r>
    </w:p>
  </w:comment>
  <w:comment w:id="163" w:author="Ken Otter" w:date="2025-12-17T17:33:00Z" w:initials="KO">
    <w:p w14:paraId="23FD6B99" w14:textId="77777777" w:rsidR="004F0901" w:rsidRDefault="004F0901" w:rsidP="004F0901">
      <w:pPr>
        <w:pStyle w:val="CommentText"/>
      </w:pPr>
      <w:r>
        <w:rPr>
          <w:rStyle w:val="CommentReference"/>
        </w:rPr>
        <w:annotationRef/>
      </w:r>
      <w:r>
        <w:t xml:space="preserve">In the graphic for Figure 4, the title “m4- residuals” and “m6-residuals”, the word residual is misspelt. </w:t>
      </w:r>
    </w:p>
  </w:comment>
  <w:comment w:id="182" w:author="Ken Otter" w:date="2025-12-17T17:37:00Z" w:initials="KO">
    <w:p w14:paraId="22BFAAE1" w14:textId="77777777" w:rsidR="000E43ED" w:rsidRDefault="000E43ED" w:rsidP="000E43ED">
      <w:pPr>
        <w:pStyle w:val="CommentText"/>
      </w:pPr>
      <w:r>
        <w:rPr>
          <w:rStyle w:val="CommentReference"/>
        </w:rPr>
        <w:annotationRef/>
      </w:r>
      <w:r>
        <w:t>In the figure, I would suggest changing the “CC” to “canopy closure” to avoid confusion (as CC is commonly used for “clear-cut”).</w:t>
      </w:r>
    </w:p>
  </w:comment>
  <w:comment w:id="211" w:author="Ken Otter" w:date="2025-12-17T17:49:00Z" w:initials="KO">
    <w:p w14:paraId="7B9482DC" w14:textId="77777777" w:rsidR="00CE115E" w:rsidRDefault="00CE115E" w:rsidP="00CE115E">
      <w:pPr>
        <w:pStyle w:val="CommentText"/>
      </w:pPr>
      <w:r>
        <w:rPr>
          <w:rStyle w:val="CommentReference"/>
        </w:rPr>
        <w:annotationRef/>
      </w:r>
      <w:r>
        <w:t>I think I have interpretted how this works with the suggested wording, but I am not super familiar with occupancy models. I believe A is showing the kind of habitat that you would PREDICT should be occupied, but B is showing the likelihood of actually detecting the flycatchers (correct?).  Feel free to adjust my wording if I have interpretted this incorrectly</w:t>
      </w:r>
    </w:p>
  </w:comment>
  <w:comment w:id="223" w:author="Ken Otter" w:date="2025-12-17T17:52:00Z" w:initials="KO">
    <w:p w14:paraId="2C898685" w14:textId="77777777" w:rsidR="00892367" w:rsidRDefault="00F733A7" w:rsidP="00892367">
      <w:pPr>
        <w:pStyle w:val="CommentText"/>
      </w:pPr>
      <w:r>
        <w:rPr>
          <w:rStyle w:val="CommentReference"/>
        </w:rPr>
        <w:annotationRef/>
      </w:r>
      <w:r w:rsidR="00892367">
        <w:t xml:space="preserve">As you will have seen, this info needs to have been introduced in the Methods where you are describing what is known about the study species.  </w:t>
      </w:r>
    </w:p>
    <w:p w14:paraId="32FA5856" w14:textId="77777777" w:rsidR="00892367" w:rsidRDefault="00892367" w:rsidP="00892367">
      <w:pPr>
        <w:pStyle w:val="CommentText"/>
      </w:pPr>
    </w:p>
    <w:p w14:paraId="491BA1AD" w14:textId="77777777" w:rsidR="00892367" w:rsidRDefault="00892367" w:rsidP="00892367">
      <w:pPr>
        <w:pStyle w:val="CommentText"/>
      </w:pPr>
      <w:r>
        <w:t xml:space="preserve">With the Fig 7 reference, don’t forget that some males will arrive early, establish territories and attract mates quickly.  Those birds will be on the fore-edge of breeding, so while others are still having nestlings in nest, their’s may well be fledging.  It could be those early-arriving males that are starting to have slight resumptions in signalling activity that is causing the slight secondary peak.  </w:t>
      </w:r>
    </w:p>
    <w:p w14:paraId="441639CC" w14:textId="77777777" w:rsidR="00892367" w:rsidRDefault="00892367" w:rsidP="00892367">
      <w:pPr>
        <w:pStyle w:val="CommentText"/>
      </w:pPr>
    </w:p>
    <w:p w14:paraId="392EF095" w14:textId="77777777" w:rsidR="00892367" w:rsidRDefault="00892367" w:rsidP="00892367">
      <w:pPr>
        <w:pStyle w:val="CommentText"/>
      </w:pPr>
      <w:r>
        <w:t>If ALL males were resuming, you would expect that peak to be a lot higher.  Looking at Fig 4A2, it is pretty clear that only a couple of territories are showing a significant secondary bump in singing - those males who sing a lot are the ones contributing most to he secondary bump.</w:t>
      </w:r>
    </w:p>
  </w:comment>
  <w:comment w:id="224" w:author="Ken Otter" w:date="2025-12-18T10:26:00Z" w:initials="KO">
    <w:p w14:paraId="17A89965" w14:textId="77777777" w:rsidR="00436368" w:rsidRDefault="00436368" w:rsidP="00436368">
      <w:pPr>
        <w:pStyle w:val="CommentText"/>
      </w:pPr>
      <w:r>
        <w:rPr>
          <w:rStyle w:val="CommentReference"/>
        </w:rPr>
        <w:annotationRef/>
      </w:r>
      <w:r>
        <w:t xml:space="preserve">Don’t think this is the correct wording.  This implies that you are the one allowing birds to have different peaks between years. I think the problem is the word “Allowing”.  </w:t>
      </w:r>
    </w:p>
    <w:p w14:paraId="3A117F40" w14:textId="77777777" w:rsidR="00436368" w:rsidRDefault="00436368" w:rsidP="00436368">
      <w:pPr>
        <w:pStyle w:val="CommentText"/>
      </w:pPr>
    </w:p>
    <w:p w14:paraId="4C4B7FA2" w14:textId="77777777" w:rsidR="00436368" w:rsidRDefault="00436368" w:rsidP="00436368">
      <w:pPr>
        <w:pStyle w:val="CommentText"/>
      </w:pPr>
      <w:r>
        <w:t>I think your intent was:</w:t>
      </w:r>
    </w:p>
    <w:p w14:paraId="46192D93" w14:textId="77777777" w:rsidR="00436368" w:rsidRDefault="00436368" w:rsidP="00436368">
      <w:pPr>
        <w:pStyle w:val="CommentText"/>
      </w:pPr>
      <w:r>
        <w:t xml:space="preserve">“Passive acoustic monitoring of multiple locations simultaneously throughout the breeding season </w:t>
      </w:r>
      <w:r>
        <w:rPr>
          <w:b/>
          <w:bCs/>
        </w:rPr>
        <w:t>revealed</w:t>
      </w:r>
      <w:r>
        <w:t xml:space="preserve"> these insights into between-year variation” </w:t>
      </w:r>
    </w:p>
  </w:comment>
  <w:comment w:id="225" w:author="Ken Otter" w:date="2025-12-18T10:30:00Z" w:initials="KO">
    <w:p w14:paraId="49E72EB7" w14:textId="77777777" w:rsidR="005710E3" w:rsidRDefault="005710E3" w:rsidP="005710E3">
      <w:pPr>
        <w:pStyle w:val="CommentText"/>
      </w:pPr>
      <w:r>
        <w:rPr>
          <w:rStyle w:val="CommentReference"/>
        </w:rPr>
        <w:annotationRef/>
      </w:r>
      <w:r>
        <w:t>You would want to bring in some references for this.  For example, you could look for things that suggest unseasonably warm (or cool) temperatures advance (or delay) arrival dates for migrants, and this could cause minor fluctuations in the interannual dates of peak singing.  Simply merging all years together to determine when the “averaged” peak occurs would miss these fluctuations that could be important.  For example, what if you did this over ten years and found that the annual peak song dates were getting earlier by 3 to 4 days each year - that consistent directional change could indicate something like climate change!</w:t>
      </w:r>
    </w:p>
  </w:comment>
  <w:comment w:id="226" w:author="Ken Otter" w:date="2025-12-18T10:35:00Z" w:initials="KO">
    <w:p w14:paraId="19145442" w14:textId="77777777" w:rsidR="00F31D2B" w:rsidRDefault="00F31D2B" w:rsidP="00F31D2B">
      <w:pPr>
        <w:pStyle w:val="CommentText"/>
      </w:pPr>
      <w:r>
        <w:rPr>
          <w:rStyle w:val="CommentReference"/>
        </w:rPr>
        <w:annotationRef/>
      </w:r>
      <w:r>
        <w:t xml:space="preserve">This is where you have to give some indication of HOW singing phenology could influence conservation decisions, or these will be read as ‘throw away’ sentences.  Everyone claims that their work has ‘conservation implications’ but unless you indicate how someone could interpret your results in this manner, those statements carry little weight.  </w:t>
      </w:r>
    </w:p>
    <w:p w14:paraId="3BF1183B" w14:textId="77777777" w:rsidR="00F31D2B" w:rsidRDefault="00F31D2B" w:rsidP="00F31D2B">
      <w:pPr>
        <w:pStyle w:val="CommentText"/>
      </w:pPr>
    </w:p>
    <w:p w14:paraId="2B3B6860" w14:textId="77777777" w:rsidR="00F31D2B" w:rsidRDefault="00F31D2B" w:rsidP="00F31D2B">
      <w:pPr>
        <w:pStyle w:val="CommentText"/>
      </w:pPr>
      <w:r>
        <w:t xml:space="preserve">Hint - when I am looking for questions to ask at a defense, seeing a statement like this will trigger my first question to be “you say on page XX that estimating temporal trends in singing of bird X will be critical for informing conservation decisions.  Can you explain exactly why it is important to have this data, and how that would help in population-level planning for this species?”  </w:t>
      </w:r>
    </w:p>
    <w:p w14:paraId="211FF5A8" w14:textId="77777777" w:rsidR="00F31D2B" w:rsidRDefault="00F31D2B" w:rsidP="00F31D2B">
      <w:pPr>
        <w:pStyle w:val="CommentText"/>
      </w:pPr>
    </w:p>
    <w:p w14:paraId="40EA5B44" w14:textId="77777777" w:rsidR="00F31D2B" w:rsidRDefault="00F31D2B" w:rsidP="00F31D2B">
      <w:pPr>
        <w:pStyle w:val="CommentText"/>
      </w:pPr>
      <w:r>
        <w:t>So, if you make those kinds of statements, you need to be confident that you have an idea of how to back them up ☺️</w:t>
      </w:r>
    </w:p>
  </w:comment>
  <w:comment w:id="227" w:author="Ken Otter" w:date="2025-12-18T10:36:00Z" w:initials="KO">
    <w:p w14:paraId="23E93DB7" w14:textId="77777777" w:rsidR="00ED3678" w:rsidRDefault="00ED3678" w:rsidP="00ED3678">
      <w:pPr>
        <w:pStyle w:val="CommentText"/>
      </w:pPr>
      <w:r>
        <w:rPr>
          <w:rStyle w:val="CommentReference"/>
        </w:rPr>
        <w:annotationRef/>
      </w:r>
      <w:r>
        <w:t>Need references for all these advances</w:t>
      </w:r>
      <w:r>
        <w:br/>
      </w:r>
    </w:p>
  </w:comment>
  <w:comment w:id="228" w:author="Ken Otter" w:date="2025-12-18T10:46:00Z" w:initials="KO">
    <w:p w14:paraId="0FF39096" w14:textId="77777777" w:rsidR="006336FB" w:rsidRDefault="006336FB" w:rsidP="006336FB">
      <w:pPr>
        <w:pStyle w:val="CommentText"/>
      </w:pPr>
      <w:r>
        <w:rPr>
          <w:rStyle w:val="CommentReference"/>
        </w:rPr>
        <w:annotationRef/>
      </w:r>
      <w:r>
        <w:t xml:space="preserve">One of the things you don’t address here is that you used the occupancy model to first identify the </w:t>
      </w:r>
      <w:r>
        <w:rPr>
          <w:b/>
          <w:bCs/>
          <w:i/>
          <w:iCs/>
        </w:rPr>
        <w:t>kind</w:t>
      </w:r>
      <w:r>
        <w:t xml:space="preserve"> of habitat where you would expect to find flycatchers (Fig 5a).  You then identified </w:t>
      </w:r>
      <w:r>
        <w:rPr>
          <w:b/>
          <w:bCs/>
          <w:i/>
          <w:iCs/>
        </w:rPr>
        <w:t>where</w:t>
      </w:r>
      <w:r>
        <w:t xml:space="preserve"> that habitat was located within the study site (Fig 6a).  Finally, you then looked at where you spatially detected the flycatchers (Fig 6b), and report that despite a lot of good habitat, the detection was actually lower than expected.  </w:t>
      </w:r>
    </w:p>
    <w:p w14:paraId="0DFE919A" w14:textId="77777777" w:rsidR="006336FB" w:rsidRDefault="006336FB" w:rsidP="006336FB">
      <w:pPr>
        <w:pStyle w:val="CommentText"/>
      </w:pPr>
    </w:p>
    <w:p w14:paraId="0AFDB196" w14:textId="77777777" w:rsidR="006336FB" w:rsidRDefault="006336FB" w:rsidP="006336FB">
      <w:pPr>
        <w:pStyle w:val="CommentText"/>
      </w:pPr>
      <w:r>
        <w:t>Does this give you some insights into potential conservation status of flycatchers?  If there is good habitat, but no detections, does this suggest the population numbers may be low?   These are the kind of insights into how you could use the methodology here to address conservation concerns.</w:t>
      </w:r>
    </w:p>
  </w:comment>
  <w:comment w:id="237" w:author="Ken Otter" w:date="2025-12-18T10:38:00Z" w:initials="KO">
    <w:p w14:paraId="7239FFA8" w14:textId="77777777" w:rsidR="002F4683" w:rsidRDefault="002F4683" w:rsidP="002F4683">
      <w:pPr>
        <w:pStyle w:val="CommentText"/>
      </w:pPr>
      <w:r>
        <w:rPr>
          <w:rStyle w:val="CommentReference"/>
        </w:rPr>
        <w:annotationRef/>
      </w:r>
      <w:r>
        <w:t>Reference needed</w:t>
      </w:r>
    </w:p>
  </w:comment>
  <w:comment w:id="238" w:author="Ken Otter" w:date="2025-12-18T10:40:00Z" w:initials="KO">
    <w:p w14:paraId="01F7E94B" w14:textId="77777777" w:rsidR="00A45081" w:rsidRDefault="00A45081" w:rsidP="00A45081">
      <w:pPr>
        <w:pStyle w:val="CommentText"/>
      </w:pPr>
      <w:r>
        <w:rPr>
          <w:rStyle w:val="CommentReference"/>
        </w:rPr>
        <w:annotationRef/>
      </w:r>
      <w:r>
        <w:t xml:space="preserve">In the discussion, I would be more generic - using lake shoreline, rather than specifying this as Tezzeron Lake.  The latter is only going to be significant to readers who know the region.  General readers will see there is a large lake in the middle of the map, but they probably don’t care what the lake is called.  </w:t>
      </w:r>
    </w:p>
  </w:comment>
  <w:comment w:id="241" w:author="Ken Otter" w:date="2025-12-18T10:41:00Z" w:initials="KO">
    <w:p w14:paraId="265977B8" w14:textId="77777777" w:rsidR="001006B6" w:rsidRDefault="001006B6" w:rsidP="001006B6">
      <w:pPr>
        <w:pStyle w:val="CommentText"/>
      </w:pPr>
      <w:r>
        <w:rPr>
          <w:rStyle w:val="CommentReference"/>
        </w:rPr>
        <w:annotationRef/>
      </w:r>
      <w:r>
        <w:t xml:space="preserve">It could also be due to birds preferring more open habitat for foraging, so dense ground follage or dense overhead canopy could both decrease chances of ARUs detecting the presence of flycatchers.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2C3082" w15:done="0"/>
  <w15:commentEx w15:paraId="236B52E5" w15:done="0"/>
  <w15:commentEx w15:paraId="08412754" w15:done="0"/>
  <w15:commentEx w15:paraId="4A14AEA7" w15:done="0"/>
  <w15:commentEx w15:paraId="7F63475E" w15:done="0"/>
  <w15:commentEx w15:paraId="2E2BF04F" w15:done="0"/>
  <w15:commentEx w15:paraId="45B969C9" w15:done="0"/>
  <w15:commentEx w15:paraId="5211F7B4" w15:done="0"/>
  <w15:commentEx w15:paraId="28B80910" w15:done="0"/>
  <w15:commentEx w15:paraId="40A04549" w15:done="0"/>
  <w15:commentEx w15:paraId="7319E63E" w15:done="0"/>
  <w15:commentEx w15:paraId="1CE0F8F8" w15:done="0"/>
  <w15:commentEx w15:paraId="65504B13" w15:done="0"/>
  <w15:commentEx w15:paraId="7E1361AA" w15:done="0"/>
  <w15:commentEx w15:paraId="1591E57F" w15:done="0"/>
  <w15:commentEx w15:paraId="23FD6B99" w15:done="0"/>
  <w15:commentEx w15:paraId="22BFAAE1" w15:done="0"/>
  <w15:commentEx w15:paraId="7B9482DC" w15:done="0"/>
  <w15:commentEx w15:paraId="392EF095" w15:done="0"/>
  <w15:commentEx w15:paraId="46192D93" w15:done="0"/>
  <w15:commentEx w15:paraId="49E72EB7" w15:done="0"/>
  <w15:commentEx w15:paraId="40EA5B44" w15:done="0"/>
  <w15:commentEx w15:paraId="23E93DB7" w15:done="0"/>
  <w15:commentEx w15:paraId="0AFDB196" w15:done="0"/>
  <w15:commentEx w15:paraId="7239FFA8" w15:done="0"/>
  <w15:commentEx w15:paraId="01F7E94B" w15:done="0"/>
  <w15:commentEx w15:paraId="265977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166068" w16cex:dateUtc="2025-12-18T18:51:00Z"/>
  <w16cex:commentExtensible w16cex:durableId="37A6D9A8" w16cex:dateUtc="2025-12-18T00:37:00Z"/>
  <w16cex:commentExtensible w16cex:durableId="0CB945FC" w16cex:dateUtc="2025-12-18T00:39:00Z"/>
  <w16cex:commentExtensible w16cex:durableId="6DC3EBD2" w16cex:dateUtc="2025-12-18T00:43:00Z"/>
  <w16cex:commentExtensible w16cex:durableId="0CBC030A" w16cex:dateUtc="2025-12-18T00:46:00Z"/>
  <w16cex:commentExtensible w16cex:durableId="6DB7D14E" w16cex:dateUtc="2025-12-18T00:52:00Z"/>
  <w16cex:commentExtensible w16cex:durableId="46ED81CC" w16cex:dateUtc="2025-12-18T00:54:00Z"/>
  <w16cex:commentExtensible w16cex:durableId="2683F036" w16cex:dateUtc="2025-12-18T18:09:00Z"/>
  <w16cex:commentExtensible w16cex:durableId="23AB74CB" w16cex:dateUtc="2025-12-18T01:01:00Z"/>
  <w16cex:commentExtensible w16cex:durableId="02914A03" w16cex:dateUtc="2025-12-18T01:22:00Z"/>
  <w16cex:commentExtensible w16cex:durableId="07ACF071" w16cex:dateUtc="2025-12-18T01:29:00Z"/>
  <w16cex:commentExtensible w16cex:durableId="561FDBE1" w16cex:dateUtc="2025-12-18T01:08:00Z"/>
  <w16cex:commentExtensible w16cex:durableId="78E585A6" w16cex:dateUtc="2025-12-18T01:11:00Z"/>
  <w16cex:commentExtensible w16cex:durableId="3290FF71" w16cex:dateUtc="2025-12-18T01:15:00Z"/>
  <w16cex:commentExtensible w16cex:durableId="453EDA37" w16cex:dateUtc="2025-12-18T01:30:00Z"/>
  <w16cex:commentExtensible w16cex:durableId="745A741A" w16cex:dateUtc="2025-12-18T01:33:00Z"/>
  <w16cex:commentExtensible w16cex:durableId="32D3ED30" w16cex:dateUtc="2025-12-18T01:37:00Z"/>
  <w16cex:commentExtensible w16cex:durableId="317D1E0D" w16cex:dateUtc="2025-12-18T01:49:00Z"/>
  <w16cex:commentExtensible w16cex:durableId="1A995CDA" w16cex:dateUtc="2025-12-18T01:52:00Z"/>
  <w16cex:commentExtensible w16cex:durableId="2B62C842" w16cex:dateUtc="2025-12-18T18:26:00Z"/>
  <w16cex:commentExtensible w16cex:durableId="72388519" w16cex:dateUtc="2025-12-18T18:30:00Z"/>
  <w16cex:commentExtensible w16cex:durableId="2E2D45AF" w16cex:dateUtc="2025-12-18T18:35:00Z"/>
  <w16cex:commentExtensible w16cex:durableId="78D7ADB8" w16cex:dateUtc="2025-12-18T18:36:00Z"/>
  <w16cex:commentExtensible w16cex:durableId="6DA158AC" w16cex:dateUtc="2025-12-18T18:46:00Z"/>
  <w16cex:commentExtensible w16cex:durableId="0F5CA388" w16cex:dateUtc="2025-12-18T18:38:00Z"/>
  <w16cex:commentExtensible w16cex:durableId="166856DD" w16cex:dateUtc="2025-12-18T18:40:00Z"/>
  <w16cex:commentExtensible w16cex:durableId="0FAC39F1" w16cex:dateUtc="2025-12-18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2C3082" w16cid:durableId="13166068"/>
  <w16cid:commentId w16cid:paraId="236B52E5" w16cid:durableId="37A6D9A8"/>
  <w16cid:commentId w16cid:paraId="08412754" w16cid:durableId="0CB945FC"/>
  <w16cid:commentId w16cid:paraId="4A14AEA7" w16cid:durableId="6DC3EBD2"/>
  <w16cid:commentId w16cid:paraId="7F63475E" w16cid:durableId="0CBC030A"/>
  <w16cid:commentId w16cid:paraId="2E2BF04F" w16cid:durableId="6DB7D14E"/>
  <w16cid:commentId w16cid:paraId="45B969C9" w16cid:durableId="46ED81CC"/>
  <w16cid:commentId w16cid:paraId="5211F7B4" w16cid:durableId="2683F036"/>
  <w16cid:commentId w16cid:paraId="28B80910" w16cid:durableId="23AB74CB"/>
  <w16cid:commentId w16cid:paraId="40A04549" w16cid:durableId="02914A03"/>
  <w16cid:commentId w16cid:paraId="7319E63E" w16cid:durableId="07ACF071"/>
  <w16cid:commentId w16cid:paraId="1CE0F8F8" w16cid:durableId="561FDBE1"/>
  <w16cid:commentId w16cid:paraId="65504B13" w16cid:durableId="78E585A6"/>
  <w16cid:commentId w16cid:paraId="7E1361AA" w16cid:durableId="3290FF71"/>
  <w16cid:commentId w16cid:paraId="1591E57F" w16cid:durableId="453EDA37"/>
  <w16cid:commentId w16cid:paraId="23FD6B99" w16cid:durableId="745A741A"/>
  <w16cid:commentId w16cid:paraId="22BFAAE1" w16cid:durableId="32D3ED30"/>
  <w16cid:commentId w16cid:paraId="7B9482DC" w16cid:durableId="317D1E0D"/>
  <w16cid:commentId w16cid:paraId="392EF095" w16cid:durableId="1A995CDA"/>
  <w16cid:commentId w16cid:paraId="46192D93" w16cid:durableId="2B62C842"/>
  <w16cid:commentId w16cid:paraId="49E72EB7" w16cid:durableId="72388519"/>
  <w16cid:commentId w16cid:paraId="40EA5B44" w16cid:durableId="2E2D45AF"/>
  <w16cid:commentId w16cid:paraId="23E93DB7" w16cid:durableId="78D7ADB8"/>
  <w16cid:commentId w16cid:paraId="0AFDB196" w16cid:durableId="6DA158AC"/>
  <w16cid:commentId w16cid:paraId="7239FFA8" w16cid:durableId="0F5CA388"/>
  <w16cid:commentId w16cid:paraId="01F7E94B" w16cid:durableId="166856DD"/>
  <w16cid:commentId w16cid:paraId="265977B8" w16cid:durableId="0FAC39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97A70FF"/>
    <w:multiLevelType w:val="multilevel"/>
    <w:tmpl w:val="789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69A43D7"/>
    <w:multiLevelType w:val="multilevel"/>
    <w:tmpl w:val="C27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91137">
    <w:abstractNumId w:val="16"/>
  </w:num>
  <w:num w:numId="2" w16cid:durableId="1419711725">
    <w:abstractNumId w:val="2"/>
  </w:num>
  <w:num w:numId="3" w16cid:durableId="1331102167">
    <w:abstractNumId w:val="12"/>
  </w:num>
  <w:num w:numId="4" w16cid:durableId="1760524224">
    <w:abstractNumId w:val="14"/>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5"/>
  </w:num>
  <w:num w:numId="16" w16cid:durableId="218442268">
    <w:abstractNumId w:val="5"/>
  </w:num>
  <w:num w:numId="17" w16cid:durableId="675956925">
    <w:abstractNumId w:val="13"/>
  </w:num>
  <w:num w:numId="18" w16cid:durableId="55057629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565A5"/>
    <w:rsid w:val="00090E53"/>
    <w:rsid w:val="00095C26"/>
    <w:rsid w:val="000A1488"/>
    <w:rsid w:val="000A4E71"/>
    <w:rsid w:val="000B66B1"/>
    <w:rsid w:val="000C5769"/>
    <w:rsid w:val="000C740D"/>
    <w:rsid w:val="000C7D28"/>
    <w:rsid w:val="000E43ED"/>
    <w:rsid w:val="000E4AA7"/>
    <w:rsid w:val="000F5B61"/>
    <w:rsid w:val="000F5DC4"/>
    <w:rsid w:val="001006B6"/>
    <w:rsid w:val="00122559"/>
    <w:rsid w:val="00127B65"/>
    <w:rsid w:val="00130A01"/>
    <w:rsid w:val="00130F06"/>
    <w:rsid w:val="00147A9D"/>
    <w:rsid w:val="00153CD6"/>
    <w:rsid w:val="00157BB0"/>
    <w:rsid w:val="001651CD"/>
    <w:rsid w:val="0017027E"/>
    <w:rsid w:val="00171CD4"/>
    <w:rsid w:val="00183463"/>
    <w:rsid w:val="00183948"/>
    <w:rsid w:val="001853F3"/>
    <w:rsid w:val="001856E1"/>
    <w:rsid w:val="00190E53"/>
    <w:rsid w:val="001934C5"/>
    <w:rsid w:val="001971EB"/>
    <w:rsid w:val="001A5498"/>
    <w:rsid w:val="001C0CB1"/>
    <w:rsid w:val="001C10AD"/>
    <w:rsid w:val="001C47ED"/>
    <w:rsid w:val="001D61AD"/>
    <w:rsid w:val="001D7158"/>
    <w:rsid w:val="001F5CD0"/>
    <w:rsid w:val="00204CE5"/>
    <w:rsid w:val="00220217"/>
    <w:rsid w:val="0022753B"/>
    <w:rsid w:val="0023405F"/>
    <w:rsid w:val="002369AD"/>
    <w:rsid w:val="00243B99"/>
    <w:rsid w:val="00244E3B"/>
    <w:rsid w:val="002508B8"/>
    <w:rsid w:val="00253D44"/>
    <w:rsid w:val="00257180"/>
    <w:rsid w:val="0026074C"/>
    <w:rsid w:val="0026531C"/>
    <w:rsid w:val="00280E52"/>
    <w:rsid w:val="00296AB8"/>
    <w:rsid w:val="002A306A"/>
    <w:rsid w:val="002F118A"/>
    <w:rsid w:val="002F22D4"/>
    <w:rsid w:val="002F4683"/>
    <w:rsid w:val="00304955"/>
    <w:rsid w:val="00314E40"/>
    <w:rsid w:val="003154F7"/>
    <w:rsid w:val="00315716"/>
    <w:rsid w:val="00325122"/>
    <w:rsid w:val="00327BD8"/>
    <w:rsid w:val="00333433"/>
    <w:rsid w:val="003344AC"/>
    <w:rsid w:val="00347F02"/>
    <w:rsid w:val="00352BAE"/>
    <w:rsid w:val="00357FFB"/>
    <w:rsid w:val="00363E5E"/>
    <w:rsid w:val="00366233"/>
    <w:rsid w:val="00387F36"/>
    <w:rsid w:val="00390EBE"/>
    <w:rsid w:val="00396CF8"/>
    <w:rsid w:val="003A0661"/>
    <w:rsid w:val="003A7B49"/>
    <w:rsid w:val="003C34D0"/>
    <w:rsid w:val="003F08F3"/>
    <w:rsid w:val="003F0C4C"/>
    <w:rsid w:val="003F2933"/>
    <w:rsid w:val="003F5051"/>
    <w:rsid w:val="003F5126"/>
    <w:rsid w:val="004033D9"/>
    <w:rsid w:val="00412FCC"/>
    <w:rsid w:val="004242C6"/>
    <w:rsid w:val="004255E3"/>
    <w:rsid w:val="00432F98"/>
    <w:rsid w:val="00435F11"/>
    <w:rsid w:val="00436368"/>
    <w:rsid w:val="004433A2"/>
    <w:rsid w:val="00453156"/>
    <w:rsid w:val="0047368D"/>
    <w:rsid w:val="00477620"/>
    <w:rsid w:val="004A0D32"/>
    <w:rsid w:val="004A5CB6"/>
    <w:rsid w:val="004B18CB"/>
    <w:rsid w:val="004B5AD7"/>
    <w:rsid w:val="004B6072"/>
    <w:rsid w:val="004B619F"/>
    <w:rsid w:val="004F0901"/>
    <w:rsid w:val="00527EC8"/>
    <w:rsid w:val="005310DA"/>
    <w:rsid w:val="005331F0"/>
    <w:rsid w:val="0053397C"/>
    <w:rsid w:val="0053480B"/>
    <w:rsid w:val="00537372"/>
    <w:rsid w:val="00541058"/>
    <w:rsid w:val="00544336"/>
    <w:rsid w:val="005523ED"/>
    <w:rsid w:val="005710E3"/>
    <w:rsid w:val="00583FED"/>
    <w:rsid w:val="00592B17"/>
    <w:rsid w:val="00593370"/>
    <w:rsid w:val="00596958"/>
    <w:rsid w:val="005A5A7B"/>
    <w:rsid w:val="005B1DAA"/>
    <w:rsid w:val="005C0BD7"/>
    <w:rsid w:val="005C438F"/>
    <w:rsid w:val="005D349E"/>
    <w:rsid w:val="005E7E7E"/>
    <w:rsid w:val="006336FB"/>
    <w:rsid w:val="00662D8A"/>
    <w:rsid w:val="0067167C"/>
    <w:rsid w:val="00671E3D"/>
    <w:rsid w:val="0068139A"/>
    <w:rsid w:val="00684668"/>
    <w:rsid w:val="00684B4F"/>
    <w:rsid w:val="006860DB"/>
    <w:rsid w:val="00690593"/>
    <w:rsid w:val="00690F3B"/>
    <w:rsid w:val="00692FA1"/>
    <w:rsid w:val="006A45F5"/>
    <w:rsid w:val="006B6CA5"/>
    <w:rsid w:val="006C0176"/>
    <w:rsid w:val="006C4E6F"/>
    <w:rsid w:val="006D709E"/>
    <w:rsid w:val="006D72FE"/>
    <w:rsid w:val="0070700D"/>
    <w:rsid w:val="007101B6"/>
    <w:rsid w:val="00712D4A"/>
    <w:rsid w:val="007130F8"/>
    <w:rsid w:val="00716A0A"/>
    <w:rsid w:val="00724206"/>
    <w:rsid w:val="00733C69"/>
    <w:rsid w:val="007372E6"/>
    <w:rsid w:val="007410D1"/>
    <w:rsid w:val="007435F9"/>
    <w:rsid w:val="00745F20"/>
    <w:rsid w:val="00746C65"/>
    <w:rsid w:val="0075286E"/>
    <w:rsid w:val="007603C0"/>
    <w:rsid w:val="0076497A"/>
    <w:rsid w:val="00766D7C"/>
    <w:rsid w:val="0076797B"/>
    <w:rsid w:val="00776E95"/>
    <w:rsid w:val="00787506"/>
    <w:rsid w:val="0079688E"/>
    <w:rsid w:val="007B19EB"/>
    <w:rsid w:val="007B7E09"/>
    <w:rsid w:val="007C1472"/>
    <w:rsid w:val="007C6D9A"/>
    <w:rsid w:val="007D4B7C"/>
    <w:rsid w:val="007D7444"/>
    <w:rsid w:val="007E2F2B"/>
    <w:rsid w:val="007F1115"/>
    <w:rsid w:val="007F7457"/>
    <w:rsid w:val="00801586"/>
    <w:rsid w:val="00811645"/>
    <w:rsid w:val="00817E8A"/>
    <w:rsid w:val="00837221"/>
    <w:rsid w:val="00842739"/>
    <w:rsid w:val="00846E1F"/>
    <w:rsid w:val="00855096"/>
    <w:rsid w:val="00857BDF"/>
    <w:rsid w:val="00861B95"/>
    <w:rsid w:val="00862A64"/>
    <w:rsid w:val="00867A1C"/>
    <w:rsid w:val="00876E52"/>
    <w:rsid w:val="0088006A"/>
    <w:rsid w:val="008804F7"/>
    <w:rsid w:val="008825F3"/>
    <w:rsid w:val="0088699D"/>
    <w:rsid w:val="00890BD9"/>
    <w:rsid w:val="008922F7"/>
    <w:rsid w:val="00892367"/>
    <w:rsid w:val="0089370F"/>
    <w:rsid w:val="008A6625"/>
    <w:rsid w:val="008C04B4"/>
    <w:rsid w:val="008C0A3D"/>
    <w:rsid w:val="008C11AC"/>
    <w:rsid w:val="008D6729"/>
    <w:rsid w:val="008E679C"/>
    <w:rsid w:val="008F5566"/>
    <w:rsid w:val="00901523"/>
    <w:rsid w:val="00901DE5"/>
    <w:rsid w:val="00922662"/>
    <w:rsid w:val="00925B8D"/>
    <w:rsid w:val="009304E9"/>
    <w:rsid w:val="00933979"/>
    <w:rsid w:val="0094563C"/>
    <w:rsid w:val="00951B7A"/>
    <w:rsid w:val="00957DB8"/>
    <w:rsid w:val="00957DE0"/>
    <w:rsid w:val="009600FE"/>
    <w:rsid w:val="00964E2E"/>
    <w:rsid w:val="00964E99"/>
    <w:rsid w:val="00965D4C"/>
    <w:rsid w:val="0097040B"/>
    <w:rsid w:val="00980A31"/>
    <w:rsid w:val="00982008"/>
    <w:rsid w:val="009830A4"/>
    <w:rsid w:val="009965E5"/>
    <w:rsid w:val="00996E42"/>
    <w:rsid w:val="00997104"/>
    <w:rsid w:val="009B07C5"/>
    <w:rsid w:val="009B3D06"/>
    <w:rsid w:val="009C456B"/>
    <w:rsid w:val="009C7F80"/>
    <w:rsid w:val="009D2536"/>
    <w:rsid w:val="009E63F7"/>
    <w:rsid w:val="009F18E4"/>
    <w:rsid w:val="00A0317B"/>
    <w:rsid w:val="00A13860"/>
    <w:rsid w:val="00A20861"/>
    <w:rsid w:val="00A26872"/>
    <w:rsid w:val="00A2704B"/>
    <w:rsid w:val="00A3108A"/>
    <w:rsid w:val="00A37B69"/>
    <w:rsid w:val="00A45081"/>
    <w:rsid w:val="00A627BA"/>
    <w:rsid w:val="00A66D4C"/>
    <w:rsid w:val="00A72109"/>
    <w:rsid w:val="00A85912"/>
    <w:rsid w:val="00A86435"/>
    <w:rsid w:val="00A87A59"/>
    <w:rsid w:val="00A97917"/>
    <w:rsid w:val="00A97C0F"/>
    <w:rsid w:val="00AB696D"/>
    <w:rsid w:val="00AC682D"/>
    <w:rsid w:val="00AD251C"/>
    <w:rsid w:val="00AE20AE"/>
    <w:rsid w:val="00AE5E6C"/>
    <w:rsid w:val="00AE70BA"/>
    <w:rsid w:val="00AF476D"/>
    <w:rsid w:val="00B25DC2"/>
    <w:rsid w:val="00B330F5"/>
    <w:rsid w:val="00B60BFB"/>
    <w:rsid w:val="00B61A66"/>
    <w:rsid w:val="00B657D1"/>
    <w:rsid w:val="00B7302D"/>
    <w:rsid w:val="00B7531D"/>
    <w:rsid w:val="00B76EEE"/>
    <w:rsid w:val="00B83FC8"/>
    <w:rsid w:val="00B8528C"/>
    <w:rsid w:val="00BA0F7B"/>
    <w:rsid w:val="00BA475A"/>
    <w:rsid w:val="00BB4678"/>
    <w:rsid w:val="00BB4C47"/>
    <w:rsid w:val="00BB4CDC"/>
    <w:rsid w:val="00BB5393"/>
    <w:rsid w:val="00BE08EB"/>
    <w:rsid w:val="00BF05F0"/>
    <w:rsid w:val="00BF2255"/>
    <w:rsid w:val="00BF4AFE"/>
    <w:rsid w:val="00C179F1"/>
    <w:rsid w:val="00C26E58"/>
    <w:rsid w:val="00C30D46"/>
    <w:rsid w:val="00C44171"/>
    <w:rsid w:val="00C5008F"/>
    <w:rsid w:val="00C5599F"/>
    <w:rsid w:val="00C60E52"/>
    <w:rsid w:val="00C6125D"/>
    <w:rsid w:val="00C617F3"/>
    <w:rsid w:val="00C97297"/>
    <w:rsid w:val="00CA42B4"/>
    <w:rsid w:val="00CA51B7"/>
    <w:rsid w:val="00CB08B9"/>
    <w:rsid w:val="00CB22A2"/>
    <w:rsid w:val="00CB55F9"/>
    <w:rsid w:val="00CC0E10"/>
    <w:rsid w:val="00CC4FCC"/>
    <w:rsid w:val="00CD7FE6"/>
    <w:rsid w:val="00CE115E"/>
    <w:rsid w:val="00CE3B33"/>
    <w:rsid w:val="00CF3A4F"/>
    <w:rsid w:val="00CF3BD1"/>
    <w:rsid w:val="00D00399"/>
    <w:rsid w:val="00D0499F"/>
    <w:rsid w:val="00D240D9"/>
    <w:rsid w:val="00D24D9A"/>
    <w:rsid w:val="00D3089C"/>
    <w:rsid w:val="00D325AC"/>
    <w:rsid w:val="00D3426C"/>
    <w:rsid w:val="00D448AF"/>
    <w:rsid w:val="00D475A9"/>
    <w:rsid w:val="00D60FB2"/>
    <w:rsid w:val="00D611A1"/>
    <w:rsid w:val="00D6524C"/>
    <w:rsid w:val="00D86666"/>
    <w:rsid w:val="00DA20A6"/>
    <w:rsid w:val="00DB1A6C"/>
    <w:rsid w:val="00DB2777"/>
    <w:rsid w:val="00DC2B6A"/>
    <w:rsid w:val="00DD2BEF"/>
    <w:rsid w:val="00DE0B7B"/>
    <w:rsid w:val="00DF147B"/>
    <w:rsid w:val="00DF3307"/>
    <w:rsid w:val="00E07C7B"/>
    <w:rsid w:val="00E11122"/>
    <w:rsid w:val="00E2030D"/>
    <w:rsid w:val="00E34060"/>
    <w:rsid w:val="00E35BEB"/>
    <w:rsid w:val="00E41080"/>
    <w:rsid w:val="00E41289"/>
    <w:rsid w:val="00E52056"/>
    <w:rsid w:val="00E56391"/>
    <w:rsid w:val="00E71867"/>
    <w:rsid w:val="00E8248A"/>
    <w:rsid w:val="00E84B56"/>
    <w:rsid w:val="00EC2DCC"/>
    <w:rsid w:val="00ED172D"/>
    <w:rsid w:val="00ED3678"/>
    <w:rsid w:val="00ED3F34"/>
    <w:rsid w:val="00EE2785"/>
    <w:rsid w:val="00EF64ED"/>
    <w:rsid w:val="00F00A80"/>
    <w:rsid w:val="00F0197F"/>
    <w:rsid w:val="00F05478"/>
    <w:rsid w:val="00F10F5A"/>
    <w:rsid w:val="00F15F2A"/>
    <w:rsid w:val="00F264C4"/>
    <w:rsid w:val="00F31D2B"/>
    <w:rsid w:val="00F358CF"/>
    <w:rsid w:val="00F3743B"/>
    <w:rsid w:val="00F45FF9"/>
    <w:rsid w:val="00F57248"/>
    <w:rsid w:val="00F733A7"/>
    <w:rsid w:val="00F87ACA"/>
    <w:rsid w:val="00F90809"/>
    <w:rsid w:val="00F955AB"/>
    <w:rsid w:val="00FA22C0"/>
    <w:rsid w:val="00FB4B8A"/>
    <w:rsid w:val="00FB513A"/>
    <w:rsid w:val="00FC4219"/>
    <w:rsid w:val="00FC60BA"/>
    <w:rsid w:val="00FD53D2"/>
    <w:rsid w:val="00FE2603"/>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54ABF969-01F9-4908-8C31-778BB143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 w:type="paragraph" w:styleId="NormalWeb">
    <w:name w:val="Normal (Web)"/>
    <w:basedOn w:val="Normal"/>
    <w:uiPriority w:val="99"/>
    <w:semiHidden/>
    <w:unhideWhenUsed/>
    <w:rsid w:val="00D86666"/>
  </w:style>
  <w:style w:type="character" w:styleId="PlaceholderText">
    <w:name w:val="Placeholder Text"/>
    <w:basedOn w:val="DefaultParagraphFont"/>
    <w:uiPriority w:val="99"/>
    <w:semiHidden/>
    <w:rsid w:val="00D86666"/>
    <w:rPr>
      <w:color w:val="666666"/>
    </w:rPr>
  </w:style>
  <w:style w:type="paragraph" w:styleId="Bibliography">
    <w:name w:val="Bibliography"/>
    <w:basedOn w:val="Normal"/>
    <w:next w:val="Normal"/>
    <w:uiPriority w:val="37"/>
    <w:unhideWhenUsed/>
    <w:rsid w:val="00712D4A"/>
    <w:pPr>
      <w:spacing w:after="240" w:line="240" w:lineRule="auto"/>
      <w:ind w:left="720" w:hanging="720"/>
    </w:pPr>
  </w:style>
  <w:style w:type="paragraph" w:styleId="Revision">
    <w:name w:val="Revision"/>
    <w:hidden/>
    <w:uiPriority w:val="99"/>
    <w:semiHidden/>
    <w:rsid w:val="00A031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bird.org" TargetMode="External"/><Relationship Id="rId18" Type="http://schemas.openxmlformats.org/officeDocument/2006/relationships/image" Target="media/image2.png"/><Relationship Id="rId26" Type="http://schemas.openxmlformats.org/officeDocument/2006/relationships/image" Target="media/image6.jpeg"/><Relationship Id="rId21" Type="http://schemas.openxmlformats.org/officeDocument/2006/relationships/image" Target="media/image30.png"/><Relationship Id="rId34" Type="http://schemas.openxmlformats.org/officeDocument/2006/relationships/image" Target="media/image80.jpeg"/><Relationship Id="rId7" Type="http://schemas.openxmlformats.org/officeDocument/2006/relationships/comments" Target="comments.xml"/><Relationship Id="rId12" Type="http://schemas.openxmlformats.org/officeDocument/2006/relationships/hyperlink" Target="https://www.birdscanada.org/bird-science/christmas-bird-count" TargetMode="External"/><Relationship Id="rId17" Type="http://schemas.openxmlformats.org/officeDocument/2006/relationships/image" Target="media/image10.jpeg"/><Relationship Id="rId25" Type="http://schemas.openxmlformats.org/officeDocument/2006/relationships/image" Target="media/image50.jpeg"/><Relationship Id="rId33"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3.png"/><Relationship Id="rId29" Type="http://schemas.openxmlformats.org/officeDocument/2006/relationships/image" Target="media/image7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irdscanada.org/bird-science/breeding-bird-survey" TargetMode="External"/><Relationship Id="rId24" Type="http://schemas.openxmlformats.org/officeDocument/2006/relationships/image" Target="media/image5.jpeg"/><Relationship Id="rId32" Type="http://schemas.openxmlformats.org/officeDocument/2006/relationships/hyperlink" Target="https://birdsoftheworld-org.us1.proxy.openathens.net/bow/species/olsfly/cur/reference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ithub.com/BirdNET-Team/BirdNET-Analyzer" TargetMode="External"/><Relationship Id="rId23" Type="http://schemas.openxmlformats.org/officeDocument/2006/relationships/image" Target="media/image40.jpeg"/><Relationship Id="rId28" Type="http://schemas.openxmlformats.org/officeDocument/2006/relationships/image" Target="media/image7.jpeg"/><Relationship Id="rId36"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20.png"/><Relationship Id="rId31" Type="http://schemas.openxmlformats.org/officeDocument/2006/relationships/hyperlink" Target="https://birdsoftheworld-org.us1.proxy.openathens.net/bow/species/olsfly/cur/references" TargetMode="Externa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hyperlink" Target="http://www.feederwatch.org/" TargetMode="External"/><Relationship Id="rId22" Type="http://schemas.openxmlformats.org/officeDocument/2006/relationships/image" Target="media/image4.jpeg"/><Relationship Id="rId27" Type="http://schemas.openxmlformats.org/officeDocument/2006/relationships/image" Target="media/image60.jpeg"/><Relationship Id="rId30" Type="http://schemas.openxmlformats.org/officeDocument/2006/relationships/hyperlink" Target="https://birdsoftheworld-org.us1.proxy.openathens.net/bow/species/olsfly/cur/references" TargetMode="External"/><Relationship Id="rId35"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47BD9F41-6222-4829-B070-0DC74944878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21</Pages>
  <Words>9874</Words>
  <Characters>61222</Characters>
  <Application>Microsoft Office Word</Application>
  <DocSecurity>0</DocSecurity>
  <Lines>1020</Lines>
  <Paragraphs>324</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70772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Ken Otter</cp:lastModifiedBy>
  <cp:revision>102</cp:revision>
  <dcterms:created xsi:type="dcterms:W3CDTF">2025-12-18T00:27:00Z</dcterms:created>
  <dcterms:modified xsi:type="dcterms:W3CDTF">2025-12-18T18:52:00Z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id="x0tlpdWJ"/&gt;&lt;style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